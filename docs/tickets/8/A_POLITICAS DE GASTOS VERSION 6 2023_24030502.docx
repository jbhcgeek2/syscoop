
<file path=[Content_Types].xml><?xml version="1.0" encoding="utf-8"?>
<Types xmlns="http://schemas.openxmlformats.org/package/2006/content-types">
  <Default Extension="png" ContentType="image/png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A0FD580" w14:textId="070726ED" w:rsidR="00AB72C7" w:rsidRDefault="00EE2DA6" w:rsidP="00AB72C7">
      <w:pPr>
        <w:pStyle w:val="Textoindependiente3"/>
        <w:rPr>
          <w:rFonts w:cs="Arial"/>
          <w:b/>
          <w:i/>
          <w:sz w:val="22"/>
          <w:szCs w:val="22"/>
        </w:rPr>
      </w:pPr>
      <w:r>
        <w:rPr>
          <w:noProof/>
          <w:lang w:eastAsia="es-MX"/>
        </w:rPr>
        <mc:AlternateContent>
          <mc:Choice Requires="wpg">
            <w:drawing>
              <wp:anchor distT="0" distB="0" distL="114300" distR="114300" simplePos="0" relativeHeight="251663360" behindDoc="0" locked="0" layoutInCell="0" allowOverlap="1" wp14:anchorId="3B046C3F" wp14:editId="598C03B1">
                <wp:simplePos x="0" y="0"/>
                <wp:positionH relativeFrom="page">
                  <wp:posOffset>4547532</wp:posOffset>
                </wp:positionH>
                <wp:positionV relativeFrom="page">
                  <wp:posOffset>0</wp:posOffset>
                </wp:positionV>
                <wp:extent cx="3219787" cy="10053955"/>
                <wp:effectExtent l="0" t="0" r="0" b="0"/>
                <wp:wrapNone/>
                <wp:docPr id="4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19787" cy="10053955"/>
                          <a:chOff x="7044" y="0"/>
                          <a:chExt cx="5196" cy="15840"/>
                        </a:xfrm>
                      </wpg:grpSpPr>
                      <wpg:grpSp>
                        <wpg:cNvPr id="5" name="Group 12"/>
                        <wpg:cNvGrpSpPr>
                          <a:grpSpLocks/>
                        </wpg:cNvGrpSpPr>
                        <wpg:grpSpPr bwMode="auto">
                          <a:xfrm>
                            <a:off x="7344" y="0"/>
                            <a:ext cx="4896" cy="15840"/>
                            <a:chOff x="7560" y="0"/>
                            <a:chExt cx="4700" cy="15840"/>
                          </a:xfrm>
                        </wpg:grpSpPr>
                        <wps:wsp>
                          <wps:cNvPr id="13" name="Rectangle 13"/>
                          <wps:cNvSpPr>
                            <a:spLocks noChangeArrowheads="1"/>
                          </wps:cNvSpPr>
                          <wps:spPr bwMode="auto">
                            <a:xfrm>
                              <a:off x="7755" y="0"/>
                              <a:ext cx="4505" cy="15840"/>
                            </a:xfrm>
                            <a:prstGeom prst="rect">
                              <a:avLst/>
                            </a:prstGeom>
                            <a:solidFill>
                              <a:srgbClr val="FF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80808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" name="Rectangle 14" descr="Light vertical"/>
                          <wps:cNvSpPr>
                            <a:spLocks noChangeArrowheads="1"/>
                          </wps:cNvSpPr>
                          <wps:spPr bwMode="auto">
                            <a:xfrm>
                              <a:off x="7560" y="8"/>
                              <a:ext cx="195" cy="15825"/>
                            </a:xfrm>
                            <a:prstGeom prst="rect">
                              <a:avLst/>
                            </a:prstGeom>
                            <a:blipFill dpi="0" rotWithShape="0">
                              <a:blip r:embed="rId8"/>
                              <a:srcRect/>
                              <a:tile tx="0" ty="0" sx="100000" sy="100000" flip="none" algn="tl"/>
                            </a:blipFill>
                            <a:ln>
                              <a:noFill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80808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53882" dir="2700000" algn="ctr" rotWithShape="0">
                                      <a:srgbClr val="D8D8D8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s:wsp>
                        <wps:cNvPr id="15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7344" y="0"/>
                            <a:ext cx="4896" cy="39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79999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80808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0828DF7" w14:textId="77777777" w:rsidR="00BA4F88" w:rsidRPr="00634388" w:rsidRDefault="00BA4F88" w:rsidP="00AB72C7">
                              <w:pPr>
                                <w:pStyle w:val="Sinespaciado"/>
                                <w:jc w:val="center"/>
                                <w:rPr>
                                  <w:rFonts w:ascii="Cambria" w:hAnsi="Cambria"/>
                                  <w:b/>
                                  <w:bCs/>
                                  <w:color w:val="FFFFFF"/>
                                  <w:sz w:val="52"/>
                                  <w:szCs w:val="52"/>
                                </w:rPr>
                              </w:pPr>
                            </w:p>
                            <w:p w14:paraId="2B8CDCF4" w14:textId="79B11F0B" w:rsidR="00BA4F88" w:rsidRPr="00AB72C7" w:rsidRDefault="00BA4F88" w:rsidP="00AB72C7">
                              <w:pPr>
                                <w:pStyle w:val="Sinespaciado"/>
                                <w:jc w:val="center"/>
                                <w:rPr>
                                  <w:rFonts w:ascii="Cambria" w:hAnsi="Cambria"/>
                                  <w:b/>
                                  <w:bCs/>
                                  <w:color w:val="FFFFFF"/>
                                  <w:sz w:val="96"/>
                                  <w:szCs w:val="96"/>
                                </w:rPr>
                              </w:pPr>
                              <w:r w:rsidRPr="00AB72C7">
                                <w:rPr>
                                  <w:rFonts w:ascii="Cambria" w:hAnsi="Cambria"/>
                                  <w:b/>
                                  <w:bCs/>
                                  <w:color w:val="FFFFFF"/>
                                  <w:sz w:val="96"/>
                                  <w:szCs w:val="96"/>
                                </w:rPr>
                                <w:t>20</w:t>
                              </w:r>
                              <w:ins w:id="0" w:author="Yadi M." w:date="2022-04-11T17:30:00Z">
                                <w:r>
                                  <w:rPr>
                                    <w:rFonts w:ascii="Cambria" w:hAnsi="Cambria"/>
                                    <w:b/>
                                    <w:bCs/>
                                    <w:color w:val="FFFFFF"/>
                                    <w:sz w:val="96"/>
                                    <w:szCs w:val="96"/>
                                  </w:rPr>
                                  <w:t>2</w:t>
                                </w:r>
                              </w:ins>
                              <w:ins w:id="1" w:author="GHIA" w:date="2023-09-22T13:25:00Z">
                                <w:r w:rsidR="00E25B26">
                                  <w:rPr>
                                    <w:rFonts w:ascii="Cambria" w:hAnsi="Cambria"/>
                                    <w:b/>
                                    <w:bCs/>
                                    <w:color w:val="FFFFFF"/>
                                    <w:sz w:val="96"/>
                                    <w:szCs w:val="96"/>
                                  </w:rPr>
                                  <w:t>3</w:t>
                                </w:r>
                              </w:ins>
                              <w:ins w:id="2" w:author="Yadi M." w:date="2022-04-11T17:30:00Z">
                                <w:del w:id="3" w:author="GHIA" w:date="2023-09-22T13:25:00Z">
                                  <w:r w:rsidDel="00E25B26">
                                    <w:rPr>
                                      <w:rFonts w:ascii="Cambria" w:hAnsi="Cambria"/>
                                      <w:b/>
                                      <w:bCs/>
                                      <w:color w:val="FFFFFF"/>
                                      <w:sz w:val="96"/>
                                      <w:szCs w:val="96"/>
                                    </w:rPr>
                                    <w:delText>2</w:delText>
                                  </w:r>
                                </w:del>
                              </w:ins>
                              <w:del w:id="4" w:author="Yadi M." w:date="2022-04-11T17:30:00Z">
                                <w:r w:rsidRPr="00AB72C7" w:rsidDel="001C6097">
                                  <w:rPr>
                                    <w:rFonts w:ascii="Cambria" w:hAnsi="Cambria"/>
                                    <w:b/>
                                    <w:bCs/>
                                    <w:color w:val="FFFFFF"/>
                                    <w:sz w:val="96"/>
                                    <w:szCs w:val="96"/>
                                  </w:rPr>
                                  <w:delText>1</w:delText>
                                </w:r>
                              </w:del>
                              <w:ins w:id="5" w:author="Auditor Interno" w:date="2019-10-10T15:51:00Z">
                                <w:del w:id="6" w:author="Yadi M." w:date="2022-04-11T17:30:00Z">
                                  <w:r w:rsidDel="001C6097">
                                    <w:rPr>
                                      <w:rFonts w:ascii="Cambria" w:hAnsi="Cambria"/>
                                      <w:b/>
                                      <w:bCs/>
                                      <w:color w:val="FFFFFF"/>
                                      <w:sz w:val="96"/>
                                      <w:szCs w:val="96"/>
                                    </w:rPr>
                                    <w:delText>9</w:delText>
                                  </w:r>
                                </w:del>
                              </w:ins>
                              <w:del w:id="7" w:author="Auditor Interno" w:date="2019-10-10T15:51:00Z">
                                <w:r w:rsidRPr="00AB72C7" w:rsidDel="0097273C">
                                  <w:rPr>
                                    <w:rFonts w:ascii="Cambria" w:hAnsi="Cambria"/>
                                    <w:b/>
                                    <w:bCs/>
                                    <w:color w:val="FFFFFF"/>
                                    <w:sz w:val="96"/>
                                    <w:szCs w:val="96"/>
                                  </w:rPr>
                                  <w:delText>8</w:delText>
                                </w:r>
                              </w:del>
                            </w:p>
                            <w:p w14:paraId="5605342A" w14:textId="77777777" w:rsidR="00BA4F88" w:rsidRPr="00754913" w:rsidRDefault="00BA4F88" w:rsidP="00AB72C7">
                              <w:pPr>
                                <w:pStyle w:val="Sinespaciado"/>
                                <w:jc w:val="center"/>
                                <w:rPr>
                                  <w:rFonts w:ascii="Cambria" w:hAnsi="Cambria"/>
                                  <w:b/>
                                  <w:bCs/>
                                  <w:color w:val="FFFFFF"/>
                                  <w:sz w:val="96"/>
                                  <w:szCs w:val="96"/>
                                </w:rPr>
                              </w:pPr>
                            </w:p>
                          </w:txbxContent>
                        </wps:txbx>
                        <wps:bodyPr rot="0" vert="horz" wrap="square" lIns="365760" tIns="182880" rIns="182880" bIns="182880" anchor="b" anchorCtr="0" upright="1">
                          <a:noAutofit/>
                        </wps:bodyPr>
                      </wps:wsp>
                      <wps:wsp>
                        <wps:cNvPr id="16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7044" y="9863"/>
                            <a:ext cx="5196" cy="44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79999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80808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18E86A6" w14:textId="09722EE3" w:rsidR="00BA4F88" w:rsidRPr="000D1276" w:rsidRDefault="00BA4F88">
                              <w:pPr>
                                <w:rPr>
                                  <w:rFonts w:ascii="Tahoma" w:hAnsi="Tahoma" w:cs="Tahoma"/>
                                  <w:b/>
                                  <w:color w:val="FFFFFF" w:themeColor="background1"/>
                                  <w:rPrChange w:id="8" w:author="Auditor Interno" w:date="2019-10-10T16:40:00Z">
                                    <w:rPr>
                                      <w:sz w:val="56"/>
                                    </w:rPr>
                                  </w:rPrChange>
                                </w:rPr>
                                <w:pPrChange w:id="9" w:author="Auditor Interno" w:date="2019-10-10T16:35:00Z">
                                  <w:pPr>
                                    <w:keepNext/>
                                    <w:spacing w:before="120" w:after="120" w:line="360" w:lineRule="auto"/>
                                    <w:outlineLvl w:val="2"/>
                                  </w:pPr>
                                </w:pPrChange>
                              </w:pPr>
                              <w:del w:id="10" w:author="Auditor Interno" w:date="2019-09-26T12:06:00Z">
                                <w:r w:rsidRPr="000D1276" w:rsidDel="00DB53C6">
                                  <w:rPr>
                                    <w:rFonts w:ascii="Tahoma" w:hAnsi="Tahoma" w:cs="Tahoma"/>
                                    <w:b/>
                                    <w:color w:val="FFFFFF" w:themeColor="background1"/>
                                    <w:sz w:val="72"/>
                                    <w:rPrChange w:id="11" w:author="Auditor Interno" w:date="2019-10-10T16:40:00Z">
                                      <w:rPr/>
                                    </w:rPrChange>
                                  </w:rPr>
                                  <w:delText>POLITICAS</w:delText>
                                </w:r>
                              </w:del>
                              <w:ins w:id="12" w:author="Auditor Interno" w:date="2019-09-26T12:06:00Z">
                                <w:r w:rsidRPr="000D1276">
                                  <w:rPr>
                                    <w:rFonts w:ascii="Tahoma" w:hAnsi="Tahoma" w:cs="Tahoma"/>
                                    <w:b/>
                                    <w:color w:val="FFFFFF" w:themeColor="background1"/>
                                    <w:sz w:val="72"/>
                                    <w:rPrChange w:id="13" w:author="Auditor Interno" w:date="2019-10-10T16:40:00Z">
                                      <w:rPr/>
                                    </w:rPrChange>
                                  </w:rPr>
                                  <w:t>POLÍTICAS</w:t>
                                </w:r>
                              </w:ins>
                              <w:r w:rsidRPr="000D1276">
                                <w:rPr>
                                  <w:rFonts w:ascii="Tahoma" w:hAnsi="Tahoma" w:cs="Tahoma"/>
                                  <w:b/>
                                  <w:color w:val="FFFFFF" w:themeColor="background1"/>
                                  <w:sz w:val="72"/>
                                  <w:rPrChange w:id="14" w:author="Auditor Interno" w:date="2019-10-10T16:40:00Z">
                                    <w:rPr/>
                                  </w:rPrChange>
                                </w:rPr>
                                <w:t xml:space="preserve"> DE GASTOS</w:t>
                              </w:r>
                            </w:p>
                            <w:p w14:paraId="13D06E4A" w14:textId="77777777" w:rsidR="00BA4F88" w:rsidRPr="002060E7" w:rsidRDefault="00BA4F88" w:rsidP="00AB72C7">
                              <w:pPr>
                                <w:pStyle w:val="Sinespaciado"/>
                                <w:spacing w:line="360" w:lineRule="auto"/>
                                <w:rPr>
                                  <w:color w:val="FFFFFF"/>
                                  <w:lang w:val="es-MX"/>
                                </w:rPr>
                              </w:pPr>
                            </w:p>
                          </w:txbxContent>
                        </wps:txbx>
                        <wps:bodyPr rot="0" vert="horz" wrap="square" lIns="365760" tIns="182880" rIns="182880" bIns="182880" anchor="b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100000</wp14:pctHeight>
                </wp14:sizeRelV>
              </wp:anchor>
            </w:drawing>
          </mc:Choice>
          <mc:Fallback>
            <w:pict>
              <v:group w14:anchorId="3B046C3F" id="Group 11" o:spid="_x0000_s1026" style="position:absolute;margin-left:358.05pt;margin-top:0;width:253.55pt;height:791.65pt;z-index:251663360;mso-height-percent:1000;mso-position-horizontal-relative:page;mso-position-vertical-relative:page;mso-height-percent:1000" coordorigin="7044" coordsize="5196,158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" o:allowincell="f">
                <v:group id="Group 12" o:spid="_x0000_s1027" style="position:absolute;left:7344;width:4896;height:15840" coordorigin="7560" coordsize="4700,1584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PdmDKMQAAADaAAAA&#10;DwAAAAAAAAAAAAAAAACqAgAAZHJzL2Rvd25yZXYueG1sUEsFBgAAAAAEAAQA+gAAAJsDAAAAAA==&#10;">
                  <v:rect id="Rectangle 13" o:spid="_x0000_s1028" style="position:absolute;left:7755;width:4505;height:158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YGL8cEA&#10;AADbAAAADwAAAGRycy9kb3ducmV2LnhtbERPTYvCMBC9L/gfwgjetqkryFKNpYjCghd1vXgbmrEt&#10;NpPapLX6642wsLd5vM9ZpoOpRU+tqywrmEYxCOLc6ooLBaff7ec3COeRNdaWScGDHKSr0ccSE23v&#10;fKD+6AsRQtglqKD0vkmkdHlJBl1kG+LAXWxr0AfYFlK3eA/hppZfcTyXBisODSU2tC4pvx47o6Df&#10;1kP23M2r/HG+dbTfzPpnx0pNxkO2AOFp8P/iP/ePDvNn8P4lHCBXL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GBi/HBAAAA2wAAAA8AAAAAAAAAAAAAAAAAmAIAAGRycy9kb3du&#10;cmV2LnhtbFBLBQYAAAAABAAEAPUAAACGAwAAAAA=&#10;" fillcolor="red" stroked="f" strokecolor="gray"/>
                  <v:rect id="Rectangle 14" o:spid="_x0000_s1029" alt="Light vertical" style="position:absolute;left:7560;top:8;width:195;height:1582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020+MAA&#10;AADbAAAADwAAAGRycy9kb3ducmV2LnhtbERP24rCMBB9F/yHMMK+aaorItUoKgorrIjVDxibsS02&#10;k9pkbffvNwuCb3M415kvW1OKJ9WusKxgOIhAEKdWF5wpuJx3/SkI55E1lpZJwS85WC66nTnG2jZ8&#10;omfiMxFC2MWoIPe+iqV0aU4G3cBWxIG72dqgD7DOpK6xCeGmlKMomkiDBYeGHCva5JTekx+jYN08&#10;rPQ3fSivx2SfjT7v3xu3Veqj165mIDy1/i1+ub90mD+G/1/CAXLx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c020+MAAAADbAAAADwAAAAAAAAAAAAAAAACYAgAAZHJzL2Rvd25y&#10;ZXYueG1sUEsFBgAAAAAEAAQA9QAAAIUDAAAAAA==&#10;" stroked="f" strokecolor="gray" strokeweight="1.5pt">
                    <v:fill r:id="rId9" o:title="Light vertical" recolor="t" type="tile"/>
                    <v:shadow color="#d8d8d8" offset="3pt,3pt"/>
                  </v:rect>
                </v:group>
                <v:rect id="Rectangle 15" o:spid="_x0000_s1030" style="position:absolute;left:7344;width:4896;height:3958;visibility:visible;mso-wrap-style:square;v-text-anchor:bottom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+6bIcMA&#10;AADbAAAADwAAAGRycy9kb3ducmV2LnhtbERPTWvCQBC9C/6HZYRepG4s1kp0FVtQ9CIYRehtmh2T&#10;YHY2ZFcT/70rFLzN433ObNGaUtyodoVlBcNBBII4tbrgTMHxsHqfgHAeWWNpmRTcycFi3u3MMNa2&#10;4T3dEp+JEMIuRgW591UspUtzMugGtiIO3NnWBn2AdSZ1jU0IN6X8iKKxNFhwaMixop+c0ktyNQq2&#10;8kueduPjMuk3q+89X7ejv/WvUm+9djkF4an1L/G/e6PD/E94/hIOkPM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+6bIcMAAADbAAAADwAAAAAAAAAAAAAAAACYAgAAZHJzL2Rv&#10;d25yZXYueG1sUEsFBgAAAAAEAAQA9QAAAIgDAAAAAA==&#10;" filled="f" stroked="f" strokecolor="gray" strokeweight="1pt">
                  <v:fill opacity="52428f"/>
                  <v:textbox inset="28.8pt,14.4pt,14.4pt,14.4pt">
                    <w:txbxContent>
                      <w:p w14:paraId="00828DF7" w14:textId="77777777" w:rsidR="00BA4F88" w:rsidRPr="00634388" w:rsidRDefault="00BA4F88" w:rsidP="00AB72C7">
                        <w:pPr>
                          <w:pStyle w:val="Sinespaciado"/>
                          <w:jc w:val="center"/>
                          <w:rPr>
                            <w:rFonts w:ascii="Cambria" w:hAnsi="Cambria"/>
                            <w:b/>
                            <w:bCs/>
                            <w:color w:val="FFFFFF"/>
                            <w:sz w:val="52"/>
                            <w:szCs w:val="52"/>
                          </w:rPr>
                        </w:pPr>
                      </w:p>
                      <w:p w14:paraId="2B8CDCF4" w14:textId="79B11F0B" w:rsidR="00BA4F88" w:rsidRPr="00AB72C7" w:rsidRDefault="00BA4F88" w:rsidP="00AB72C7">
                        <w:pPr>
                          <w:pStyle w:val="Sinespaciado"/>
                          <w:jc w:val="center"/>
                          <w:rPr>
                            <w:rFonts w:ascii="Cambria" w:hAnsi="Cambria"/>
                            <w:b/>
                            <w:bCs/>
                            <w:color w:val="FFFFFF"/>
                            <w:sz w:val="96"/>
                            <w:szCs w:val="96"/>
                          </w:rPr>
                        </w:pPr>
                        <w:r w:rsidRPr="00AB72C7">
                          <w:rPr>
                            <w:rFonts w:ascii="Cambria" w:hAnsi="Cambria"/>
                            <w:b/>
                            <w:bCs/>
                            <w:color w:val="FFFFFF"/>
                            <w:sz w:val="96"/>
                            <w:szCs w:val="96"/>
                          </w:rPr>
                          <w:t>20</w:t>
                        </w:r>
                        <w:ins w:id="15" w:author="Yadi M." w:date="2022-04-11T17:30:00Z">
                          <w:r>
                            <w:rPr>
                              <w:rFonts w:ascii="Cambria" w:hAnsi="Cambria"/>
                              <w:b/>
                              <w:bCs/>
                              <w:color w:val="FFFFFF"/>
                              <w:sz w:val="96"/>
                              <w:szCs w:val="96"/>
                            </w:rPr>
                            <w:t>2</w:t>
                          </w:r>
                        </w:ins>
                        <w:ins w:id="16" w:author="GHIA" w:date="2023-09-22T13:25:00Z">
                          <w:r w:rsidR="00E25B26">
                            <w:rPr>
                              <w:rFonts w:ascii="Cambria" w:hAnsi="Cambria"/>
                              <w:b/>
                              <w:bCs/>
                              <w:color w:val="FFFFFF"/>
                              <w:sz w:val="96"/>
                              <w:szCs w:val="96"/>
                            </w:rPr>
                            <w:t>3</w:t>
                          </w:r>
                        </w:ins>
                        <w:ins w:id="17" w:author="Yadi M." w:date="2022-04-11T17:30:00Z">
                          <w:del w:id="18" w:author="GHIA" w:date="2023-09-22T13:25:00Z">
                            <w:r w:rsidDel="00E25B26">
                              <w:rPr>
                                <w:rFonts w:ascii="Cambria" w:hAnsi="Cambria"/>
                                <w:b/>
                                <w:bCs/>
                                <w:color w:val="FFFFFF"/>
                                <w:sz w:val="96"/>
                                <w:szCs w:val="96"/>
                              </w:rPr>
                              <w:delText>2</w:delText>
                            </w:r>
                          </w:del>
                        </w:ins>
                        <w:del w:id="19" w:author="Yadi M." w:date="2022-04-11T17:30:00Z">
                          <w:r w:rsidRPr="00AB72C7" w:rsidDel="001C6097">
                            <w:rPr>
                              <w:rFonts w:ascii="Cambria" w:hAnsi="Cambria"/>
                              <w:b/>
                              <w:bCs/>
                              <w:color w:val="FFFFFF"/>
                              <w:sz w:val="96"/>
                              <w:szCs w:val="96"/>
                            </w:rPr>
                            <w:delText>1</w:delText>
                          </w:r>
                        </w:del>
                        <w:ins w:id="20" w:author="Auditor Interno" w:date="2019-10-10T15:51:00Z">
                          <w:del w:id="21" w:author="Yadi M." w:date="2022-04-11T17:30:00Z">
                            <w:r w:rsidDel="001C6097">
                              <w:rPr>
                                <w:rFonts w:ascii="Cambria" w:hAnsi="Cambria"/>
                                <w:b/>
                                <w:bCs/>
                                <w:color w:val="FFFFFF"/>
                                <w:sz w:val="96"/>
                                <w:szCs w:val="96"/>
                              </w:rPr>
                              <w:delText>9</w:delText>
                            </w:r>
                          </w:del>
                        </w:ins>
                        <w:del w:id="22" w:author="Auditor Interno" w:date="2019-10-10T15:51:00Z">
                          <w:r w:rsidRPr="00AB72C7" w:rsidDel="0097273C">
                            <w:rPr>
                              <w:rFonts w:ascii="Cambria" w:hAnsi="Cambria"/>
                              <w:b/>
                              <w:bCs/>
                              <w:color w:val="FFFFFF"/>
                              <w:sz w:val="96"/>
                              <w:szCs w:val="96"/>
                            </w:rPr>
                            <w:delText>8</w:delText>
                          </w:r>
                        </w:del>
                      </w:p>
                      <w:p w14:paraId="5605342A" w14:textId="77777777" w:rsidR="00BA4F88" w:rsidRPr="00754913" w:rsidRDefault="00BA4F88" w:rsidP="00AB72C7">
                        <w:pPr>
                          <w:pStyle w:val="Sinespaciado"/>
                          <w:jc w:val="center"/>
                          <w:rPr>
                            <w:rFonts w:ascii="Cambria" w:hAnsi="Cambria"/>
                            <w:b/>
                            <w:bCs/>
                            <w:color w:val="FFFFFF"/>
                            <w:sz w:val="96"/>
                            <w:szCs w:val="96"/>
                          </w:rPr>
                        </w:pPr>
                      </w:p>
                    </w:txbxContent>
                  </v:textbox>
                </v:rect>
                <v:rect id="Rectangle 16" o:spid="_x0000_s1031" style="position:absolute;left:7044;top:9863;width:5196;height:4462;visibility:visible;mso-wrap-style:square;v-text-anchor:bottom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zwFVsMA&#10;AADbAAAADwAAAGRycy9kb3ducmV2LnhtbERPTWvCQBC9F/wPyxR6KbqxlFSim6CCpV4KxiD0Ns2O&#10;SWh2NmRXk/57Vyj0No/3OatsNK24Uu8aywrmswgEcWl1w5WC4ribLkA4j6yxtUwKfslBlk4eVpho&#10;O/CBrrmvRAhhl6CC2vsukdKVNRl0M9sRB+5se4M+wL6SuschhJtWvkRRLA02HBpq7GhbU/mTX4yC&#10;vXyTp8+4WOfPw25z4Mv+9fv9S6mnx3G9BOFp9P/iP/eHDvNjuP8SDpDpD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zwFVsMAAADbAAAADwAAAAAAAAAAAAAAAACYAgAAZHJzL2Rv&#10;d25yZXYueG1sUEsFBgAAAAAEAAQA9QAAAIgDAAAAAA==&#10;" filled="f" stroked="f" strokecolor="gray" strokeweight="1pt">
                  <v:fill opacity="52428f"/>
                  <v:textbox inset="28.8pt,14.4pt,14.4pt,14.4pt">
                    <w:txbxContent>
                      <w:p w14:paraId="418E86A6" w14:textId="09722EE3" w:rsidR="00BA4F88" w:rsidRPr="000D1276" w:rsidRDefault="00BA4F88">
                        <w:pPr>
                          <w:rPr>
                            <w:rFonts w:ascii="Tahoma" w:hAnsi="Tahoma" w:cs="Tahoma"/>
                            <w:b/>
                            <w:color w:val="FFFFFF" w:themeColor="background1"/>
                            <w:rPrChange w:id="23" w:author="Auditor Interno" w:date="2019-10-10T16:40:00Z">
                              <w:rPr>
                                <w:sz w:val="56"/>
                              </w:rPr>
                            </w:rPrChange>
                          </w:rPr>
                          <w:pPrChange w:id="24" w:author="Auditor Interno" w:date="2019-10-10T16:35:00Z">
                            <w:pPr>
                              <w:keepNext/>
                              <w:spacing w:before="120" w:after="120" w:line="360" w:lineRule="auto"/>
                              <w:outlineLvl w:val="2"/>
                            </w:pPr>
                          </w:pPrChange>
                        </w:pPr>
                        <w:del w:id="25" w:author="Auditor Interno" w:date="2019-09-26T12:06:00Z">
                          <w:r w:rsidRPr="000D1276" w:rsidDel="00DB53C6">
                            <w:rPr>
                              <w:rFonts w:ascii="Tahoma" w:hAnsi="Tahoma" w:cs="Tahoma"/>
                              <w:b/>
                              <w:color w:val="FFFFFF" w:themeColor="background1"/>
                              <w:sz w:val="72"/>
                              <w:rPrChange w:id="26" w:author="Auditor Interno" w:date="2019-10-10T16:40:00Z">
                                <w:rPr/>
                              </w:rPrChange>
                            </w:rPr>
                            <w:delText>POLITICAS</w:delText>
                          </w:r>
                        </w:del>
                        <w:ins w:id="27" w:author="Auditor Interno" w:date="2019-09-26T12:06:00Z">
                          <w:r w:rsidRPr="000D1276">
                            <w:rPr>
                              <w:rFonts w:ascii="Tahoma" w:hAnsi="Tahoma" w:cs="Tahoma"/>
                              <w:b/>
                              <w:color w:val="FFFFFF" w:themeColor="background1"/>
                              <w:sz w:val="72"/>
                              <w:rPrChange w:id="28" w:author="Auditor Interno" w:date="2019-10-10T16:40:00Z">
                                <w:rPr/>
                              </w:rPrChange>
                            </w:rPr>
                            <w:t>POLÍTICAS</w:t>
                          </w:r>
                        </w:ins>
                        <w:r w:rsidRPr="000D1276">
                          <w:rPr>
                            <w:rFonts w:ascii="Tahoma" w:hAnsi="Tahoma" w:cs="Tahoma"/>
                            <w:b/>
                            <w:color w:val="FFFFFF" w:themeColor="background1"/>
                            <w:sz w:val="72"/>
                            <w:rPrChange w:id="29" w:author="Auditor Interno" w:date="2019-10-10T16:40:00Z">
                              <w:rPr/>
                            </w:rPrChange>
                          </w:rPr>
                          <w:t xml:space="preserve"> DE GASTOS</w:t>
                        </w:r>
                      </w:p>
                      <w:p w14:paraId="13D06E4A" w14:textId="77777777" w:rsidR="00BA4F88" w:rsidRPr="002060E7" w:rsidRDefault="00BA4F88" w:rsidP="00AB72C7">
                        <w:pPr>
                          <w:pStyle w:val="Sinespaciado"/>
                          <w:spacing w:line="360" w:lineRule="auto"/>
                          <w:rPr>
                            <w:color w:val="FFFFFF"/>
                            <w:lang w:val="es-MX"/>
                          </w:rPr>
                        </w:pPr>
                      </w:p>
                    </w:txbxContent>
                  </v:textbox>
                </v:rect>
                <w10:wrap anchorx="page" anchory="page"/>
              </v:group>
            </w:pict>
          </mc:Fallback>
        </mc:AlternateContent>
      </w:r>
      <w:r w:rsidR="00AB72C7">
        <w:rPr>
          <w:noProof/>
          <w:lang w:eastAsia="es-MX"/>
        </w:rPr>
        <w:drawing>
          <wp:anchor distT="0" distB="0" distL="114300" distR="114300" simplePos="0" relativeHeight="251665408" behindDoc="0" locked="0" layoutInCell="1" allowOverlap="1" wp14:anchorId="14EBF436" wp14:editId="386D08B9">
            <wp:simplePos x="0" y="0"/>
            <wp:positionH relativeFrom="margin">
              <wp:posOffset>-251460</wp:posOffset>
            </wp:positionH>
            <wp:positionV relativeFrom="paragraph">
              <wp:posOffset>386080</wp:posOffset>
            </wp:positionV>
            <wp:extent cx="3409950" cy="2628900"/>
            <wp:effectExtent l="0" t="0" r="0" b="0"/>
            <wp:wrapTopAndBottom/>
            <wp:docPr id="53" name="Imagen 17" descr="C:\Users\lenovo18\AppData\Local\Microsoft\Windows\Temporary Internet Files\Content.IE5\129GYI5G\Logo_02_Nacimos Solidario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7" descr="C:\Users\lenovo18\AppData\Local\Microsoft\Windows\Temporary Internet Files\Content.IE5\129GYI5G\Logo_02_Nacimos Solidarios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995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C7E5363" w14:textId="77777777" w:rsidR="00AB72C7" w:rsidRDefault="00AB72C7" w:rsidP="00AB72C7">
      <w:pPr>
        <w:pStyle w:val="Textoindependiente3"/>
        <w:rPr>
          <w:rFonts w:cs="Arial"/>
          <w:b/>
          <w:i/>
          <w:sz w:val="22"/>
          <w:szCs w:val="22"/>
        </w:rPr>
      </w:pPr>
    </w:p>
    <w:p w14:paraId="3551C62C" w14:textId="77777777" w:rsidR="00AB72C7" w:rsidRPr="00E71AE0" w:rsidRDefault="00AB72C7" w:rsidP="00AB72C7">
      <w:pPr>
        <w:jc w:val="center"/>
      </w:pPr>
    </w:p>
    <w:p w14:paraId="1D2C4B38" w14:textId="77777777" w:rsidR="00AB72C7" w:rsidRPr="00E71AE0" w:rsidRDefault="00AB72C7" w:rsidP="00AB72C7">
      <w:pPr>
        <w:jc w:val="center"/>
      </w:pPr>
    </w:p>
    <w:p w14:paraId="474E76E4" w14:textId="77777777" w:rsidR="00AB72C7" w:rsidRPr="00E71AE0" w:rsidRDefault="00AB72C7" w:rsidP="00AB72C7">
      <w:pPr>
        <w:jc w:val="center"/>
        <w:rPr>
          <w:rFonts w:cs="Arial"/>
          <w:b/>
          <w:bCs/>
          <w:sz w:val="28"/>
          <w:szCs w:val="28"/>
        </w:rPr>
      </w:pPr>
    </w:p>
    <w:p w14:paraId="2833D09C" w14:textId="77777777" w:rsidR="00AB72C7" w:rsidRPr="00E71AE0" w:rsidRDefault="00AB72C7" w:rsidP="00AB72C7">
      <w:pPr>
        <w:spacing w:after="120"/>
        <w:jc w:val="right"/>
        <w:rPr>
          <w:rFonts w:cs="Arial"/>
          <w:b/>
          <w:bCs/>
          <w:sz w:val="28"/>
          <w:szCs w:val="28"/>
        </w:rPr>
      </w:pPr>
    </w:p>
    <w:p w14:paraId="0E66C0F0" w14:textId="77777777" w:rsidR="00EE2DA6" w:rsidRPr="007F0670" w:rsidDel="00834D28" w:rsidRDefault="00AB72C7" w:rsidP="007F0670">
      <w:pPr>
        <w:pStyle w:val="Ttulo1"/>
        <w:jc w:val="center"/>
        <w:rPr>
          <w:del w:id="15" w:author="Auditor Interno" w:date="2019-10-10T16:18:00Z"/>
          <w:rFonts w:ascii="Ink Free" w:hAnsi="Ink Free"/>
          <w:color w:val="auto"/>
        </w:rPr>
      </w:pPr>
      <w:del w:id="16" w:author="Auditor Interno" w:date="2019-01-02T15:35:00Z">
        <w:r w:rsidDel="004C7A32">
          <w:rPr>
            <w:noProof/>
            <w:lang w:val="es-MX" w:eastAsia="es-MX"/>
          </w:rPr>
          <w:drawing>
            <wp:anchor distT="0" distB="0" distL="114300" distR="114300" simplePos="0" relativeHeight="251662336" behindDoc="1" locked="0" layoutInCell="1" allowOverlap="1" wp14:anchorId="33B9824E" wp14:editId="7CFDB927">
              <wp:simplePos x="0" y="0"/>
              <wp:positionH relativeFrom="column">
                <wp:posOffset>424180</wp:posOffset>
              </wp:positionH>
              <wp:positionV relativeFrom="paragraph">
                <wp:posOffset>1313180</wp:posOffset>
              </wp:positionV>
              <wp:extent cx="1552575" cy="2207260"/>
              <wp:effectExtent l="0" t="0" r="0" b="0"/>
              <wp:wrapNone/>
              <wp:docPr id="46" name="Imagen 8" descr="LOGO FEDERACIO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n 8" descr="LOGO FEDERACION 1"/>
                      <pic:cNvPicPr>
                        <a:picLocks noChangeAspect="1" noChangeArrowheads="1"/>
                      </pic:cNvPicPr>
                    </pic:nvPicPr>
                    <pic:blipFill>
                      <a:blip r:embed="rId11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552575" cy="22072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</w:del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64384" behindDoc="0" locked="0" layoutInCell="0" allowOverlap="1" wp14:anchorId="6EC8C6DF" wp14:editId="0A4F5F05">
                <wp:simplePos x="0" y="0"/>
                <wp:positionH relativeFrom="page">
                  <wp:posOffset>1156970</wp:posOffset>
                </wp:positionH>
                <wp:positionV relativeFrom="page">
                  <wp:posOffset>4806315</wp:posOffset>
                </wp:positionV>
                <wp:extent cx="4366260" cy="1153160"/>
                <wp:effectExtent l="57150" t="57150" r="53340" b="66040"/>
                <wp:wrapNone/>
                <wp:docPr id="3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66260" cy="1153160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 w="127000" cmpd="dbl" algn="ctr">
                          <a:solidFill>
                            <a:srgbClr val="FFFFFF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14:paraId="7BAD9FBA" w14:textId="2E460C33" w:rsidR="00BA4F88" w:rsidRPr="000C0E13" w:rsidRDefault="00BA4F88" w:rsidP="00AB72C7">
                            <w:pPr>
                              <w:jc w:val="center"/>
                              <w:rPr>
                                <w:rFonts w:ascii="Tahoma" w:hAnsi="Tahoma" w:cs="Tahoma"/>
                                <w:smallCaps/>
                                <w:color w:val="FFFFFF"/>
                                <w:spacing w:val="26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mallCaps/>
                                <w:color w:val="FFFFFF"/>
                                <w:spacing w:val="26"/>
                                <w:sz w:val="40"/>
                                <w:szCs w:val="40"/>
                              </w:rPr>
                              <w:t>Caja Tepic</w:t>
                            </w:r>
                            <w:r w:rsidRPr="00E74996">
                              <w:rPr>
                                <w:rFonts w:ascii="Tahoma" w:hAnsi="Tahoma" w:cs="Tahoma"/>
                                <w:smallCaps/>
                                <w:color w:val="FFFFFF"/>
                                <w:spacing w:val="26"/>
                                <w:sz w:val="44"/>
                                <w:szCs w:val="44"/>
                              </w:rPr>
                              <w:t>,</w:t>
                            </w:r>
                          </w:p>
                          <w:p w14:paraId="4ED5AC10" w14:textId="38CBB4F1" w:rsidR="00BA4F88" w:rsidRPr="00E74996" w:rsidRDefault="00BA4F88" w:rsidP="00AB72C7">
                            <w:pPr>
                              <w:jc w:val="center"/>
                              <w:rPr>
                                <w:rFonts w:ascii="Tahoma" w:hAnsi="Tahoma" w:cs="Tahoma"/>
                                <w:b/>
                                <w:smallCaps/>
                                <w:color w:val="FFFFFF"/>
                                <w:spacing w:val="30"/>
                                <w:sz w:val="40"/>
                                <w:szCs w:val="40"/>
                                <w:lang w:val="fr-FR"/>
                              </w:rPr>
                            </w:pPr>
                            <w:del w:id="17" w:author="Auditor Interno" w:date="2019-09-26T12:06:00Z">
                              <w:r w:rsidRPr="00E74996" w:rsidDel="00DB53C6">
                                <w:rPr>
                                  <w:rFonts w:ascii="Tahoma" w:hAnsi="Tahoma" w:cs="Tahoma"/>
                                  <w:smallCaps/>
                                  <w:color w:val="FFFFFF"/>
                                  <w:spacing w:val="30"/>
                                  <w:sz w:val="40"/>
                                  <w:szCs w:val="40"/>
                                  <w:lang w:val="fr-FR"/>
                                </w:rPr>
                                <w:delText>S.C.</w:delText>
                              </w:r>
                            </w:del>
                            <w:ins w:id="18" w:author="Auditor Interno" w:date="2019-09-26T12:06:00Z">
                              <w:r w:rsidRPr="00E74996">
                                <w:rPr>
                                  <w:rFonts w:ascii="Tahoma" w:hAnsi="Tahoma" w:cs="Tahoma"/>
                                  <w:smallCaps/>
                                  <w:color w:val="FFFFFF"/>
                                  <w:spacing w:val="30"/>
                                  <w:sz w:val="40"/>
                                  <w:szCs w:val="40"/>
                                  <w:lang w:val="fr-FR"/>
                                </w:rPr>
                                <w:t>S</w:t>
                              </w:r>
                              <w:r>
                                <w:rPr>
                                  <w:rFonts w:ascii="Tahoma" w:hAnsi="Tahoma" w:cs="Tahoma"/>
                                  <w:smallCaps/>
                                  <w:color w:val="FFFFFF"/>
                                  <w:spacing w:val="30"/>
                                  <w:sz w:val="40"/>
                                  <w:szCs w:val="40"/>
                                  <w:lang w:val="fr-FR"/>
                                </w:rPr>
                                <w:t>.</w:t>
                              </w:r>
                              <w:r w:rsidRPr="00E74996">
                                <w:rPr>
                                  <w:rFonts w:ascii="Tahoma" w:hAnsi="Tahoma" w:cs="Tahoma"/>
                                  <w:smallCaps/>
                                  <w:color w:val="FFFFFF"/>
                                  <w:spacing w:val="30"/>
                                  <w:sz w:val="40"/>
                                  <w:szCs w:val="40"/>
                                  <w:lang w:val="fr-FR"/>
                                </w:rPr>
                                <w:t>C.</w:t>
                              </w:r>
                            </w:ins>
                            <w:r w:rsidRPr="00E74996">
                              <w:rPr>
                                <w:rFonts w:ascii="Tahoma" w:hAnsi="Tahoma" w:cs="Tahoma"/>
                                <w:smallCaps/>
                                <w:color w:val="FFFFFF"/>
                                <w:spacing w:val="30"/>
                                <w:sz w:val="40"/>
                                <w:szCs w:val="40"/>
                                <w:lang w:val="fr-FR"/>
                              </w:rPr>
                              <w:t xml:space="preserve"> </w:t>
                            </w:r>
                            <w:proofErr w:type="gramStart"/>
                            <w:r w:rsidRPr="00E74996">
                              <w:rPr>
                                <w:rFonts w:ascii="Tahoma" w:hAnsi="Tahoma" w:cs="Tahoma"/>
                                <w:smallCaps/>
                                <w:color w:val="FFFFFF"/>
                                <w:spacing w:val="30"/>
                                <w:sz w:val="40"/>
                                <w:szCs w:val="40"/>
                                <w:lang w:val="fr-FR"/>
                              </w:rPr>
                              <w:t>de A.P</w:t>
                            </w:r>
                            <w:proofErr w:type="gramEnd"/>
                            <w:r w:rsidRPr="00E74996">
                              <w:rPr>
                                <w:rFonts w:ascii="Tahoma" w:hAnsi="Tahoma" w:cs="Tahoma"/>
                                <w:smallCaps/>
                                <w:color w:val="FFFFFF"/>
                                <w:spacing w:val="30"/>
                                <w:sz w:val="40"/>
                                <w:szCs w:val="40"/>
                                <w:lang w:val="fr-FR"/>
                              </w:rPr>
                              <w:t>. de R.L. de C.V.</w:t>
                            </w:r>
                          </w:p>
                        </w:txbxContent>
                      </wps:txbx>
                      <wps:bodyPr rot="0" vert="horz" wrap="square" lIns="182880" tIns="45720" rIns="18288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EC8C6DF" id="Rectangle 17" o:spid="_x0000_s1032" style="position:absolute;left:0;text-align:left;margin-left:91.1pt;margin-top:378.45pt;width:343.8pt;height:90.8p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" o:allowincell="f" fillcolor="red" strokecolor="white" strokeweight="10pt">
                <v:stroke linestyle="thinThin"/>
                <v:textbox inset="14.4pt,,14.4pt">
                  <w:txbxContent>
                    <w:p w14:paraId="7BAD9FBA" w14:textId="2E460C33" w:rsidR="00BA4F88" w:rsidRPr="000C0E13" w:rsidRDefault="00BA4F88" w:rsidP="00AB72C7">
                      <w:pPr>
                        <w:jc w:val="center"/>
                        <w:rPr>
                          <w:rFonts w:ascii="Tahoma" w:hAnsi="Tahoma" w:cs="Tahoma"/>
                          <w:smallCaps/>
                          <w:color w:val="FFFFFF"/>
                          <w:spacing w:val="26"/>
                          <w:sz w:val="40"/>
                          <w:szCs w:val="40"/>
                        </w:rPr>
                      </w:pPr>
                      <w:r>
                        <w:rPr>
                          <w:rFonts w:ascii="Tahoma" w:hAnsi="Tahoma" w:cs="Tahoma"/>
                          <w:smallCaps/>
                          <w:color w:val="FFFFFF"/>
                          <w:spacing w:val="26"/>
                          <w:sz w:val="40"/>
                          <w:szCs w:val="40"/>
                        </w:rPr>
                        <w:t>Caja Tepic</w:t>
                      </w:r>
                      <w:r w:rsidRPr="00E74996">
                        <w:rPr>
                          <w:rFonts w:ascii="Tahoma" w:hAnsi="Tahoma" w:cs="Tahoma"/>
                          <w:smallCaps/>
                          <w:color w:val="FFFFFF"/>
                          <w:spacing w:val="26"/>
                          <w:sz w:val="44"/>
                          <w:szCs w:val="44"/>
                        </w:rPr>
                        <w:t>,</w:t>
                      </w:r>
                    </w:p>
                    <w:p w14:paraId="4ED5AC10" w14:textId="38CBB4F1" w:rsidR="00BA4F88" w:rsidRPr="00E74996" w:rsidRDefault="00BA4F88" w:rsidP="00AB72C7">
                      <w:pPr>
                        <w:jc w:val="center"/>
                        <w:rPr>
                          <w:rFonts w:ascii="Tahoma" w:hAnsi="Tahoma" w:cs="Tahoma"/>
                          <w:b/>
                          <w:smallCaps/>
                          <w:color w:val="FFFFFF"/>
                          <w:spacing w:val="30"/>
                          <w:sz w:val="40"/>
                          <w:szCs w:val="40"/>
                          <w:lang w:val="fr-FR"/>
                        </w:rPr>
                      </w:pPr>
                      <w:del w:id="28" w:author="Auditor Interno" w:date="2019-09-26T12:06:00Z">
                        <w:r w:rsidRPr="00E74996" w:rsidDel="00DB53C6">
                          <w:rPr>
                            <w:rFonts w:ascii="Tahoma" w:hAnsi="Tahoma" w:cs="Tahoma"/>
                            <w:smallCaps/>
                            <w:color w:val="FFFFFF"/>
                            <w:spacing w:val="30"/>
                            <w:sz w:val="40"/>
                            <w:szCs w:val="40"/>
                            <w:lang w:val="fr-FR"/>
                          </w:rPr>
                          <w:delText>S.C.</w:delText>
                        </w:r>
                      </w:del>
                      <w:ins w:id="29" w:author="Auditor Interno" w:date="2019-09-26T12:06:00Z">
                        <w:r w:rsidRPr="00E74996">
                          <w:rPr>
                            <w:rFonts w:ascii="Tahoma" w:hAnsi="Tahoma" w:cs="Tahoma"/>
                            <w:smallCaps/>
                            <w:color w:val="FFFFFF"/>
                            <w:spacing w:val="30"/>
                            <w:sz w:val="40"/>
                            <w:szCs w:val="40"/>
                            <w:lang w:val="fr-FR"/>
                          </w:rPr>
                          <w:t>S</w:t>
                        </w:r>
                        <w:r>
                          <w:rPr>
                            <w:rFonts w:ascii="Tahoma" w:hAnsi="Tahoma" w:cs="Tahoma"/>
                            <w:smallCaps/>
                            <w:color w:val="FFFFFF"/>
                            <w:spacing w:val="30"/>
                            <w:sz w:val="40"/>
                            <w:szCs w:val="40"/>
                            <w:lang w:val="fr-FR"/>
                          </w:rPr>
                          <w:t>.</w:t>
                        </w:r>
                        <w:r w:rsidRPr="00E74996">
                          <w:rPr>
                            <w:rFonts w:ascii="Tahoma" w:hAnsi="Tahoma" w:cs="Tahoma"/>
                            <w:smallCaps/>
                            <w:color w:val="FFFFFF"/>
                            <w:spacing w:val="30"/>
                            <w:sz w:val="40"/>
                            <w:szCs w:val="40"/>
                            <w:lang w:val="fr-FR"/>
                          </w:rPr>
                          <w:t>C.</w:t>
                        </w:r>
                      </w:ins>
                      <w:r w:rsidRPr="00E74996">
                        <w:rPr>
                          <w:rFonts w:ascii="Tahoma" w:hAnsi="Tahoma" w:cs="Tahoma"/>
                          <w:smallCaps/>
                          <w:color w:val="FFFFFF"/>
                          <w:spacing w:val="30"/>
                          <w:sz w:val="40"/>
                          <w:szCs w:val="40"/>
                          <w:lang w:val="fr-FR"/>
                        </w:rPr>
                        <w:t xml:space="preserve"> </w:t>
                      </w:r>
                      <w:proofErr w:type="gramStart"/>
                      <w:r w:rsidRPr="00E74996">
                        <w:rPr>
                          <w:rFonts w:ascii="Tahoma" w:hAnsi="Tahoma" w:cs="Tahoma"/>
                          <w:smallCaps/>
                          <w:color w:val="FFFFFF"/>
                          <w:spacing w:val="30"/>
                          <w:sz w:val="40"/>
                          <w:szCs w:val="40"/>
                          <w:lang w:val="fr-FR"/>
                        </w:rPr>
                        <w:t>de A.P</w:t>
                      </w:r>
                      <w:proofErr w:type="gramEnd"/>
                      <w:r w:rsidRPr="00E74996">
                        <w:rPr>
                          <w:rFonts w:ascii="Tahoma" w:hAnsi="Tahoma" w:cs="Tahoma"/>
                          <w:smallCaps/>
                          <w:color w:val="FFFFFF"/>
                          <w:spacing w:val="30"/>
                          <w:sz w:val="40"/>
                          <w:szCs w:val="40"/>
                          <w:lang w:val="fr-FR"/>
                        </w:rPr>
                        <w:t>. de R.L. de C.V.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Pr="00E71AE0">
        <w:rPr>
          <w:rFonts w:cs="Arial"/>
          <w:sz w:val="52"/>
          <w:szCs w:val="52"/>
        </w:rPr>
        <w:br w:type="page"/>
      </w:r>
    </w:p>
    <w:customXmlInsRangeStart w:id="19" w:author="Auditor Interno" w:date="2019-10-10T16:34:00Z"/>
    <w:sdt>
      <w:sdtPr>
        <w:rPr>
          <w:rFonts w:ascii="Times New Roman" w:eastAsia="Times New Roman" w:hAnsi="Times New Roman" w:cs="Times New Roman"/>
          <w:color w:val="auto"/>
          <w:sz w:val="24"/>
          <w:szCs w:val="24"/>
          <w:lang w:val="es-ES" w:eastAsia="es-ES"/>
        </w:rPr>
        <w:id w:val="196562312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customXmlInsRangeEnd w:id="19"/>
        <w:p w14:paraId="17046D83" w14:textId="01484DA3" w:rsidR="00EE2DA6" w:rsidRDefault="00EE2DA6">
          <w:pPr>
            <w:pStyle w:val="TtulodeTDC"/>
            <w:rPr>
              <w:ins w:id="20" w:author="Auditor Interno" w:date="2019-10-10T16:34:00Z"/>
            </w:rPr>
          </w:pPr>
          <w:ins w:id="21" w:author="Auditor Interno" w:date="2019-10-10T16:34:00Z">
            <w:r>
              <w:rPr>
                <w:lang w:val="es-ES"/>
              </w:rPr>
              <w:t>Contenido</w:t>
            </w:r>
          </w:ins>
        </w:p>
        <w:p w14:paraId="3BC515F3" w14:textId="40455411" w:rsidR="00B113E7" w:rsidRDefault="00EE2DA6">
          <w:pPr>
            <w:pStyle w:val="TDC1"/>
            <w:tabs>
              <w:tab w:val="right" w:leader="dot" w:pos="8827"/>
            </w:tabs>
            <w:rPr>
              <w:ins w:id="22" w:author="Auditor Interno" w:date="2019-10-11T13:23:00Z"/>
              <w:rFonts w:asciiTheme="minorHAnsi" w:eastAsiaTheme="minorEastAsia" w:hAnsiTheme="minorHAnsi" w:cstheme="minorBidi"/>
              <w:noProof/>
              <w:sz w:val="22"/>
              <w:szCs w:val="22"/>
              <w:lang w:val="es-MX" w:eastAsia="es-MX"/>
            </w:rPr>
          </w:pPr>
          <w:ins w:id="23" w:author="Auditor Interno" w:date="2019-10-10T16:34:00Z">
            <w:r>
              <w:fldChar w:fldCharType="begin"/>
            </w:r>
            <w:r>
              <w:instrText xml:space="preserve"> TOC \o "1-3" \h \z \u </w:instrText>
            </w:r>
            <w:r>
              <w:fldChar w:fldCharType="separate"/>
            </w:r>
          </w:ins>
          <w:ins w:id="24" w:author="Auditor Interno" w:date="2019-10-11T13:23:00Z">
            <w:r w:rsidR="00B113E7" w:rsidRPr="000B595F">
              <w:rPr>
                <w:rStyle w:val="Hipervnculo"/>
                <w:noProof/>
              </w:rPr>
              <w:fldChar w:fldCharType="begin"/>
            </w:r>
            <w:r w:rsidR="00B113E7" w:rsidRPr="000B595F">
              <w:rPr>
                <w:rStyle w:val="Hipervnculo"/>
                <w:noProof/>
              </w:rPr>
              <w:instrText xml:space="preserve"> </w:instrText>
            </w:r>
            <w:r w:rsidR="00B113E7">
              <w:rPr>
                <w:noProof/>
              </w:rPr>
              <w:instrText>HYPERLINK \l "_Toc21692618"</w:instrText>
            </w:r>
            <w:r w:rsidR="00B113E7" w:rsidRPr="000B595F">
              <w:rPr>
                <w:rStyle w:val="Hipervnculo"/>
                <w:noProof/>
              </w:rPr>
              <w:instrText xml:space="preserve"> </w:instrText>
            </w:r>
            <w:r w:rsidR="00B113E7" w:rsidRPr="000B595F">
              <w:rPr>
                <w:rStyle w:val="Hipervnculo"/>
                <w:noProof/>
              </w:rPr>
              <w:fldChar w:fldCharType="separate"/>
            </w:r>
            <w:r w:rsidR="00B113E7" w:rsidRPr="000B595F">
              <w:rPr>
                <w:rStyle w:val="Hipervnculo"/>
                <w:rFonts w:ascii="Ink Free" w:hAnsi="Ink Free"/>
                <w:b/>
                <w:bCs/>
                <w:noProof/>
                <w:spacing w:val="20"/>
              </w:rPr>
              <w:t>BITACORA DE MODIFICACIONES</w:t>
            </w:r>
            <w:r w:rsidR="00B113E7" w:rsidRPr="000B595F">
              <w:rPr>
                <w:rStyle w:val="Hipervnculo"/>
                <w:rFonts w:ascii="Century Gothic" w:hAnsi="Century Gothic"/>
                <w:b/>
                <w:bCs/>
                <w:noProof/>
                <w:spacing w:val="20"/>
              </w:rPr>
              <w:t>.</w:t>
            </w:r>
            <w:r w:rsidR="00B113E7">
              <w:rPr>
                <w:noProof/>
                <w:webHidden/>
              </w:rPr>
              <w:tab/>
            </w:r>
            <w:r w:rsidR="00B113E7">
              <w:rPr>
                <w:noProof/>
                <w:webHidden/>
              </w:rPr>
              <w:fldChar w:fldCharType="begin"/>
            </w:r>
            <w:r w:rsidR="00B113E7">
              <w:rPr>
                <w:noProof/>
                <w:webHidden/>
              </w:rPr>
              <w:instrText xml:space="preserve"> PAGEREF _Toc21692618 \h </w:instrText>
            </w:r>
          </w:ins>
          <w:r w:rsidR="00B113E7">
            <w:rPr>
              <w:noProof/>
              <w:webHidden/>
            </w:rPr>
          </w:r>
          <w:r w:rsidR="00B113E7">
            <w:rPr>
              <w:noProof/>
              <w:webHidden/>
            </w:rPr>
            <w:fldChar w:fldCharType="separate"/>
          </w:r>
          <w:ins w:id="25" w:author="GHIA" w:date="2023-09-29T17:09:00Z">
            <w:r w:rsidR="00D7036C">
              <w:rPr>
                <w:noProof/>
                <w:webHidden/>
              </w:rPr>
              <w:t>3</w:t>
            </w:r>
          </w:ins>
          <w:ins w:id="26" w:author="Auditor Interno" w:date="2019-10-11T13:23:00Z">
            <w:r w:rsidR="00B113E7">
              <w:rPr>
                <w:noProof/>
                <w:webHidden/>
              </w:rPr>
              <w:fldChar w:fldCharType="end"/>
            </w:r>
            <w:r w:rsidR="00B113E7" w:rsidRPr="000B595F">
              <w:rPr>
                <w:rStyle w:val="Hipervnculo"/>
                <w:noProof/>
              </w:rPr>
              <w:fldChar w:fldCharType="end"/>
            </w:r>
          </w:ins>
        </w:p>
        <w:p w14:paraId="12E7EB90" w14:textId="3EFDEADB" w:rsidR="00B113E7" w:rsidRDefault="00B113E7">
          <w:pPr>
            <w:pStyle w:val="TDC1"/>
            <w:tabs>
              <w:tab w:val="right" w:leader="dot" w:pos="8827"/>
            </w:tabs>
            <w:rPr>
              <w:ins w:id="27" w:author="Auditor Interno" w:date="2019-10-11T13:23:00Z"/>
              <w:rFonts w:asciiTheme="minorHAnsi" w:eastAsiaTheme="minorEastAsia" w:hAnsiTheme="minorHAnsi" w:cstheme="minorBidi"/>
              <w:noProof/>
              <w:sz w:val="22"/>
              <w:szCs w:val="22"/>
              <w:lang w:val="es-MX" w:eastAsia="es-MX"/>
            </w:rPr>
          </w:pPr>
          <w:ins w:id="28" w:author="Auditor Interno" w:date="2019-10-11T13:23:00Z">
            <w:r w:rsidRPr="000B595F">
              <w:rPr>
                <w:rStyle w:val="Hipervnculo"/>
                <w:noProof/>
              </w:rPr>
              <w:fldChar w:fldCharType="begin"/>
            </w:r>
            <w:r w:rsidRPr="000B595F">
              <w:rPr>
                <w:rStyle w:val="Hipervnculo"/>
                <w:noProof/>
              </w:rPr>
              <w:instrText xml:space="preserve"> </w:instrText>
            </w:r>
            <w:r>
              <w:rPr>
                <w:noProof/>
              </w:rPr>
              <w:instrText>HYPERLINK "E:\\MANUALES PENDIENTES\\POLITICA DE GASTOS VERSION 3\\POLITICAS DE GASTOS VERSION 3.docx" \l "_Toc21692619"</w:instrText>
            </w:r>
            <w:r w:rsidRPr="000B595F">
              <w:rPr>
                <w:rStyle w:val="Hipervnculo"/>
                <w:noProof/>
              </w:rPr>
              <w:instrText xml:space="preserve"> </w:instrText>
            </w:r>
            <w:r w:rsidRPr="000B595F">
              <w:rPr>
                <w:rStyle w:val="Hipervnculo"/>
                <w:noProof/>
              </w:rPr>
              <w:fldChar w:fldCharType="separate"/>
            </w:r>
            <w:r w:rsidRPr="000B595F">
              <w:rPr>
                <w:rStyle w:val="Hipervnculo"/>
                <w:rFonts w:ascii="Arial" w:hAnsi="Arial" w:cs="Arial"/>
                <w:noProof/>
              </w:rPr>
              <w:t>NOTIFICACIÓN DE PROPIEDAD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_Toc21692619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29" w:author="GHIA" w:date="2023-09-29T17:09:00Z">
            <w:r w:rsidR="00D7036C">
              <w:rPr>
                <w:noProof/>
                <w:webHidden/>
              </w:rPr>
              <w:t>5</w:t>
            </w:r>
          </w:ins>
          <w:ins w:id="30" w:author="Auditor Interno" w:date="2019-10-25T09:44:00Z">
            <w:del w:id="31" w:author="GHIA" w:date="2023-09-29T17:09:00Z">
              <w:r w:rsidR="00896AF5" w:rsidDel="00D7036C">
                <w:rPr>
                  <w:noProof/>
                  <w:webHidden/>
                </w:rPr>
                <w:delText>4</w:delText>
              </w:r>
            </w:del>
          </w:ins>
          <w:ins w:id="32" w:author="Auditor Interno" w:date="2019-10-11T13:23:00Z">
            <w:r>
              <w:rPr>
                <w:noProof/>
                <w:webHidden/>
              </w:rPr>
              <w:fldChar w:fldCharType="end"/>
            </w:r>
            <w:r w:rsidRPr="000B595F">
              <w:rPr>
                <w:rStyle w:val="Hipervnculo"/>
                <w:noProof/>
              </w:rPr>
              <w:fldChar w:fldCharType="end"/>
            </w:r>
          </w:ins>
        </w:p>
        <w:p w14:paraId="6644B672" w14:textId="416AE84A" w:rsidR="00B113E7" w:rsidRDefault="00B113E7">
          <w:pPr>
            <w:pStyle w:val="TDC1"/>
            <w:tabs>
              <w:tab w:val="right" w:leader="dot" w:pos="8827"/>
            </w:tabs>
            <w:rPr>
              <w:ins w:id="33" w:author="Auditor Interno" w:date="2019-10-11T13:23:00Z"/>
              <w:rFonts w:asciiTheme="minorHAnsi" w:eastAsiaTheme="minorEastAsia" w:hAnsiTheme="minorHAnsi" w:cstheme="minorBidi"/>
              <w:noProof/>
              <w:sz w:val="22"/>
              <w:szCs w:val="22"/>
              <w:lang w:val="es-MX" w:eastAsia="es-MX"/>
            </w:rPr>
          </w:pPr>
          <w:ins w:id="34" w:author="Auditor Interno" w:date="2019-10-11T13:23:00Z">
            <w:r w:rsidRPr="000B595F">
              <w:rPr>
                <w:rStyle w:val="Hipervnculo"/>
                <w:noProof/>
              </w:rPr>
              <w:fldChar w:fldCharType="begin"/>
            </w:r>
            <w:r w:rsidRPr="000B595F">
              <w:rPr>
                <w:rStyle w:val="Hipervnculo"/>
                <w:noProof/>
              </w:rPr>
              <w:instrText xml:space="preserve"> </w:instrText>
            </w:r>
            <w:r>
              <w:rPr>
                <w:noProof/>
              </w:rPr>
              <w:instrText>HYPERLINK \l "_Toc21692620"</w:instrText>
            </w:r>
            <w:r w:rsidRPr="000B595F">
              <w:rPr>
                <w:rStyle w:val="Hipervnculo"/>
                <w:noProof/>
              </w:rPr>
              <w:instrText xml:space="preserve"> </w:instrText>
            </w:r>
            <w:r w:rsidRPr="000B595F">
              <w:rPr>
                <w:rStyle w:val="Hipervnculo"/>
                <w:noProof/>
              </w:rPr>
              <w:fldChar w:fldCharType="separate"/>
            </w:r>
            <w:r w:rsidRPr="000B595F">
              <w:rPr>
                <w:rStyle w:val="Hipervnculo"/>
                <w:rFonts w:ascii="Arial" w:hAnsi="Arial" w:cs="Arial"/>
                <w:b/>
                <w:noProof/>
              </w:rPr>
              <w:t>1. POLÍTICAS DE GASTOS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_Toc21692620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35" w:author="GHIA" w:date="2023-09-29T17:09:00Z">
            <w:r w:rsidR="00D7036C">
              <w:rPr>
                <w:noProof/>
                <w:webHidden/>
              </w:rPr>
              <w:t>6</w:t>
            </w:r>
          </w:ins>
          <w:ins w:id="36" w:author="Auditor Interno" w:date="2019-10-25T09:44:00Z">
            <w:del w:id="37" w:author="GHIA" w:date="2023-09-29T17:09:00Z">
              <w:r w:rsidR="00896AF5" w:rsidDel="00D7036C">
                <w:rPr>
                  <w:noProof/>
                  <w:webHidden/>
                </w:rPr>
                <w:delText>4</w:delText>
              </w:r>
            </w:del>
          </w:ins>
          <w:ins w:id="38" w:author="Auditor Interno" w:date="2019-10-11T13:23:00Z">
            <w:r>
              <w:rPr>
                <w:noProof/>
                <w:webHidden/>
              </w:rPr>
              <w:fldChar w:fldCharType="end"/>
            </w:r>
            <w:r w:rsidRPr="000B595F">
              <w:rPr>
                <w:rStyle w:val="Hipervnculo"/>
                <w:noProof/>
              </w:rPr>
              <w:fldChar w:fldCharType="end"/>
            </w:r>
          </w:ins>
        </w:p>
        <w:p w14:paraId="75182A06" w14:textId="63177E5A" w:rsidR="00B113E7" w:rsidRDefault="00B113E7">
          <w:pPr>
            <w:pStyle w:val="TDC1"/>
            <w:tabs>
              <w:tab w:val="right" w:leader="dot" w:pos="8827"/>
            </w:tabs>
            <w:rPr>
              <w:ins w:id="39" w:author="Auditor Interno" w:date="2019-10-11T13:23:00Z"/>
              <w:rFonts w:asciiTheme="minorHAnsi" w:eastAsiaTheme="minorEastAsia" w:hAnsiTheme="minorHAnsi" w:cstheme="minorBidi"/>
              <w:noProof/>
              <w:sz w:val="22"/>
              <w:szCs w:val="22"/>
              <w:lang w:val="es-MX" w:eastAsia="es-MX"/>
            </w:rPr>
          </w:pPr>
          <w:ins w:id="40" w:author="Auditor Interno" w:date="2019-10-11T13:23:00Z">
            <w:r w:rsidRPr="000B595F">
              <w:rPr>
                <w:rStyle w:val="Hipervnculo"/>
                <w:noProof/>
              </w:rPr>
              <w:fldChar w:fldCharType="begin"/>
            </w:r>
            <w:r w:rsidRPr="000B595F">
              <w:rPr>
                <w:rStyle w:val="Hipervnculo"/>
                <w:noProof/>
              </w:rPr>
              <w:instrText xml:space="preserve"> </w:instrText>
            </w:r>
            <w:r>
              <w:rPr>
                <w:noProof/>
              </w:rPr>
              <w:instrText>HYPERLINK \l "_Toc21692621"</w:instrText>
            </w:r>
            <w:r w:rsidRPr="000B595F">
              <w:rPr>
                <w:rStyle w:val="Hipervnculo"/>
                <w:noProof/>
              </w:rPr>
              <w:instrText xml:space="preserve"> </w:instrText>
            </w:r>
            <w:r w:rsidRPr="000B595F">
              <w:rPr>
                <w:rStyle w:val="Hipervnculo"/>
                <w:noProof/>
              </w:rPr>
              <w:fldChar w:fldCharType="separate"/>
            </w:r>
            <w:r w:rsidRPr="000B595F">
              <w:rPr>
                <w:rStyle w:val="Hipervnculo"/>
                <w:rFonts w:ascii="Arial" w:hAnsi="Arial" w:cs="Arial"/>
                <w:b/>
                <w:noProof/>
              </w:rPr>
              <w:t>2.INTRODUCCIÓN.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_Toc21692621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41" w:author="GHIA" w:date="2023-09-29T17:09:00Z">
            <w:r w:rsidR="00D7036C">
              <w:rPr>
                <w:noProof/>
                <w:webHidden/>
              </w:rPr>
              <w:t>6</w:t>
            </w:r>
          </w:ins>
          <w:ins w:id="42" w:author="Auditor Interno" w:date="2019-10-25T09:44:00Z">
            <w:del w:id="43" w:author="GHIA" w:date="2023-09-29T17:09:00Z">
              <w:r w:rsidR="00896AF5" w:rsidDel="00D7036C">
                <w:rPr>
                  <w:noProof/>
                  <w:webHidden/>
                </w:rPr>
                <w:delText>4</w:delText>
              </w:r>
            </w:del>
          </w:ins>
          <w:ins w:id="44" w:author="Auditor Interno" w:date="2019-10-11T13:23:00Z">
            <w:r>
              <w:rPr>
                <w:noProof/>
                <w:webHidden/>
              </w:rPr>
              <w:fldChar w:fldCharType="end"/>
            </w:r>
            <w:r w:rsidRPr="000B595F">
              <w:rPr>
                <w:rStyle w:val="Hipervnculo"/>
                <w:noProof/>
              </w:rPr>
              <w:fldChar w:fldCharType="end"/>
            </w:r>
          </w:ins>
        </w:p>
        <w:p w14:paraId="3B1116A0" w14:textId="053ED650" w:rsidR="00B113E7" w:rsidRDefault="00B113E7">
          <w:pPr>
            <w:pStyle w:val="TDC1"/>
            <w:tabs>
              <w:tab w:val="right" w:leader="dot" w:pos="8827"/>
            </w:tabs>
            <w:rPr>
              <w:ins w:id="45" w:author="Auditor Interno" w:date="2019-10-11T13:23:00Z"/>
              <w:rFonts w:asciiTheme="minorHAnsi" w:eastAsiaTheme="minorEastAsia" w:hAnsiTheme="minorHAnsi" w:cstheme="minorBidi"/>
              <w:noProof/>
              <w:sz w:val="22"/>
              <w:szCs w:val="22"/>
              <w:lang w:val="es-MX" w:eastAsia="es-MX"/>
            </w:rPr>
          </w:pPr>
          <w:ins w:id="46" w:author="Auditor Interno" w:date="2019-10-11T13:23:00Z">
            <w:r w:rsidRPr="000B595F">
              <w:rPr>
                <w:rStyle w:val="Hipervnculo"/>
                <w:noProof/>
              </w:rPr>
              <w:fldChar w:fldCharType="begin"/>
            </w:r>
            <w:r w:rsidRPr="000B595F">
              <w:rPr>
                <w:rStyle w:val="Hipervnculo"/>
                <w:noProof/>
              </w:rPr>
              <w:instrText xml:space="preserve"> </w:instrText>
            </w:r>
            <w:r>
              <w:rPr>
                <w:noProof/>
              </w:rPr>
              <w:instrText>HYPERLINK \l "_Toc21692622"</w:instrText>
            </w:r>
            <w:r w:rsidRPr="000B595F">
              <w:rPr>
                <w:rStyle w:val="Hipervnculo"/>
                <w:noProof/>
              </w:rPr>
              <w:instrText xml:space="preserve"> </w:instrText>
            </w:r>
            <w:r w:rsidRPr="000B595F">
              <w:rPr>
                <w:rStyle w:val="Hipervnculo"/>
                <w:noProof/>
              </w:rPr>
              <w:fldChar w:fldCharType="separate"/>
            </w:r>
            <w:r w:rsidRPr="000B595F">
              <w:rPr>
                <w:rStyle w:val="Hipervnculo"/>
                <w:rFonts w:ascii="Arial" w:hAnsi="Arial" w:cs="Arial"/>
                <w:b/>
                <w:noProof/>
              </w:rPr>
              <w:t>3.OBJETIVO.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_Toc21692622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47" w:author="GHIA" w:date="2023-09-29T17:09:00Z">
            <w:r w:rsidR="00D7036C">
              <w:rPr>
                <w:noProof/>
                <w:webHidden/>
              </w:rPr>
              <w:t>6</w:t>
            </w:r>
          </w:ins>
          <w:ins w:id="48" w:author="Auditor Interno" w:date="2019-10-25T09:44:00Z">
            <w:del w:id="49" w:author="GHIA" w:date="2023-09-29T17:09:00Z">
              <w:r w:rsidR="00896AF5" w:rsidDel="00D7036C">
                <w:rPr>
                  <w:noProof/>
                  <w:webHidden/>
                </w:rPr>
                <w:delText>4</w:delText>
              </w:r>
            </w:del>
          </w:ins>
          <w:ins w:id="50" w:author="Auditor Interno" w:date="2019-10-11T13:23:00Z">
            <w:r>
              <w:rPr>
                <w:noProof/>
                <w:webHidden/>
              </w:rPr>
              <w:fldChar w:fldCharType="end"/>
            </w:r>
            <w:r w:rsidRPr="000B595F">
              <w:rPr>
                <w:rStyle w:val="Hipervnculo"/>
                <w:noProof/>
              </w:rPr>
              <w:fldChar w:fldCharType="end"/>
            </w:r>
          </w:ins>
        </w:p>
        <w:p w14:paraId="199DC813" w14:textId="4BF77A00" w:rsidR="00B113E7" w:rsidRDefault="00B113E7">
          <w:pPr>
            <w:pStyle w:val="TDC1"/>
            <w:tabs>
              <w:tab w:val="right" w:leader="dot" w:pos="8827"/>
            </w:tabs>
            <w:rPr>
              <w:ins w:id="51" w:author="Auditor Interno" w:date="2019-10-11T13:23:00Z"/>
              <w:rFonts w:asciiTheme="minorHAnsi" w:eastAsiaTheme="minorEastAsia" w:hAnsiTheme="minorHAnsi" w:cstheme="minorBidi"/>
              <w:noProof/>
              <w:sz w:val="22"/>
              <w:szCs w:val="22"/>
              <w:lang w:val="es-MX" w:eastAsia="es-MX"/>
            </w:rPr>
          </w:pPr>
          <w:ins w:id="52" w:author="Auditor Interno" w:date="2019-10-11T13:23:00Z">
            <w:r w:rsidRPr="000B595F">
              <w:rPr>
                <w:rStyle w:val="Hipervnculo"/>
                <w:noProof/>
              </w:rPr>
              <w:fldChar w:fldCharType="begin"/>
            </w:r>
            <w:r w:rsidRPr="000B595F">
              <w:rPr>
                <w:rStyle w:val="Hipervnculo"/>
                <w:noProof/>
              </w:rPr>
              <w:instrText xml:space="preserve"> </w:instrText>
            </w:r>
            <w:r>
              <w:rPr>
                <w:noProof/>
              </w:rPr>
              <w:instrText>HYPERLINK \l "_Toc21692623"</w:instrText>
            </w:r>
            <w:r w:rsidRPr="000B595F">
              <w:rPr>
                <w:rStyle w:val="Hipervnculo"/>
                <w:noProof/>
              </w:rPr>
              <w:instrText xml:space="preserve"> </w:instrText>
            </w:r>
            <w:r w:rsidRPr="000B595F">
              <w:rPr>
                <w:rStyle w:val="Hipervnculo"/>
                <w:noProof/>
              </w:rPr>
              <w:fldChar w:fldCharType="separate"/>
            </w:r>
            <w:r w:rsidRPr="000B595F">
              <w:rPr>
                <w:rStyle w:val="Hipervnculo"/>
                <w:rFonts w:ascii="Arial" w:hAnsi="Arial" w:cs="Arial"/>
                <w:b/>
                <w:noProof/>
              </w:rPr>
              <w:t>5.  REQUISITOS DE LA COMPROBACIÓN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_Toc21692623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53" w:author="GHIA" w:date="2023-09-29T17:09:00Z">
            <w:r w:rsidR="00D7036C">
              <w:rPr>
                <w:noProof/>
                <w:webHidden/>
              </w:rPr>
              <w:t>7</w:t>
            </w:r>
          </w:ins>
          <w:ins w:id="54" w:author="Auditor Interno" w:date="2019-10-25T09:44:00Z">
            <w:del w:id="55" w:author="GHIA" w:date="2023-09-29T17:09:00Z">
              <w:r w:rsidR="00896AF5" w:rsidDel="00D7036C">
                <w:rPr>
                  <w:noProof/>
                  <w:webHidden/>
                </w:rPr>
                <w:delText>5</w:delText>
              </w:r>
            </w:del>
          </w:ins>
          <w:ins w:id="56" w:author="Auditor Interno" w:date="2019-10-11T13:23:00Z">
            <w:r>
              <w:rPr>
                <w:noProof/>
                <w:webHidden/>
              </w:rPr>
              <w:fldChar w:fldCharType="end"/>
            </w:r>
            <w:r w:rsidRPr="000B595F">
              <w:rPr>
                <w:rStyle w:val="Hipervnculo"/>
                <w:noProof/>
              </w:rPr>
              <w:fldChar w:fldCharType="end"/>
            </w:r>
          </w:ins>
        </w:p>
        <w:p w14:paraId="55115379" w14:textId="36D08FE4" w:rsidR="00B113E7" w:rsidRDefault="00B113E7">
          <w:pPr>
            <w:pStyle w:val="TDC1"/>
            <w:tabs>
              <w:tab w:val="right" w:leader="dot" w:pos="8827"/>
            </w:tabs>
            <w:rPr>
              <w:ins w:id="57" w:author="Auditor Interno" w:date="2019-10-11T13:23:00Z"/>
              <w:rFonts w:asciiTheme="minorHAnsi" w:eastAsiaTheme="minorEastAsia" w:hAnsiTheme="minorHAnsi" w:cstheme="minorBidi"/>
              <w:noProof/>
              <w:sz w:val="22"/>
              <w:szCs w:val="22"/>
              <w:lang w:val="es-MX" w:eastAsia="es-MX"/>
            </w:rPr>
          </w:pPr>
          <w:ins w:id="58" w:author="Auditor Interno" w:date="2019-10-11T13:23:00Z">
            <w:r w:rsidRPr="000B595F">
              <w:rPr>
                <w:rStyle w:val="Hipervnculo"/>
                <w:noProof/>
              </w:rPr>
              <w:fldChar w:fldCharType="begin"/>
            </w:r>
            <w:r w:rsidRPr="000B595F">
              <w:rPr>
                <w:rStyle w:val="Hipervnculo"/>
                <w:noProof/>
              </w:rPr>
              <w:instrText xml:space="preserve"> </w:instrText>
            </w:r>
            <w:r>
              <w:rPr>
                <w:noProof/>
              </w:rPr>
              <w:instrText>HYPERLINK \l "_Toc21692624"</w:instrText>
            </w:r>
            <w:r w:rsidRPr="000B595F">
              <w:rPr>
                <w:rStyle w:val="Hipervnculo"/>
                <w:noProof/>
              </w:rPr>
              <w:instrText xml:space="preserve"> </w:instrText>
            </w:r>
            <w:r w:rsidRPr="000B595F">
              <w:rPr>
                <w:rStyle w:val="Hipervnculo"/>
                <w:noProof/>
              </w:rPr>
              <w:fldChar w:fldCharType="separate"/>
            </w:r>
            <w:r w:rsidRPr="000B595F">
              <w:rPr>
                <w:rStyle w:val="Hipervnculo"/>
                <w:rFonts w:ascii="Arial" w:hAnsi="Arial" w:cs="Arial"/>
                <w:b/>
                <w:noProof/>
              </w:rPr>
              <w:t>6.POLÍTICAS GENERALES.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_Toc21692624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59" w:author="GHIA" w:date="2023-09-29T17:09:00Z">
            <w:r w:rsidR="00D7036C">
              <w:rPr>
                <w:noProof/>
                <w:webHidden/>
              </w:rPr>
              <w:t>7</w:t>
            </w:r>
          </w:ins>
          <w:ins w:id="60" w:author="Auditor Interno" w:date="2019-10-25T09:44:00Z">
            <w:del w:id="61" w:author="GHIA" w:date="2023-09-29T17:09:00Z">
              <w:r w:rsidR="00896AF5" w:rsidDel="00D7036C">
                <w:rPr>
                  <w:noProof/>
                  <w:webHidden/>
                </w:rPr>
                <w:delText>6</w:delText>
              </w:r>
            </w:del>
          </w:ins>
          <w:ins w:id="62" w:author="Auditor Interno" w:date="2019-10-11T13:23:00Z">
            <w:r>
              <w:rPr>
                <w:noProof/>
                <w:webHidden/>
              </w:rPr>
              <w:fldChar w:fldCharType="end"/>
            </w:r>
            <w:r w:rsidRPr="000B595F">
              <w:rPr>
                <w:rStyle w:val="Hipervnculo"/>
                <w:noProof/>
              </w:rPr>
              <w:fldChar w:fldCharType="end"/>
            </w:r>
          </w:ins>
        </w:p>
        <w:p w14:paraId="14BC293E" w14:textId="2990B385" w:rsidR="00B113E7" w:rsidRDefault="00B113E7">
          <w:pPr>
            <w:pStyle w:val="TDC1"/>
            <w:tabs>
              <w:tab w:val="right" w:leader="dot" w:pos="8827"/>
            </w:tabs>
            <w:rPr>
              <w:ins w:id="63" w:author="Auditor Interno" w:date="2019-10-11T13:23:00Z"/>
              <w:rFonts w:asciiTheme="minorHAnsi" w:eastAsiaTheme="minorEastAsia" w:hAnsiTheme="minorHAnsi" w:cstheme="minorBidi"/>
              <w:noProof/>
              <w:sz w:val="22"/>
              <w:szCs w:val="22"/>
              <w:lang w:val="es-MX" w:eastAsia="es-MX"/>
            </w:rPr>
          </w:pPr>
          <w:ins w:id="64" w:author="Auditor Interno" w:date="2019-10-11T13:23:00Z">
            <w:r w:rsidRPr="000B595F">
              <w:rPr>
                <w:rStyle w:val="Hipervnculo"/>
                <w:noProof/>
              </w:rPr>
              <w:fldChar w:fldCharType="begin"/>
            </w:r>
            <w:r w:rsidRPr="000B595F">
              <w:rPr>
                <w:rStyle w:val="Hipervnculo"/>
                <w:noProof/>
              </w:rPr>
              <w:instrText xml:space="preserve"> </w:instrText>
            </w:r>
            <w:r>
              <w:rPr>
                <w:noProof/>
              </w:rPr>
              <w:instrText>HYPERLINK \l "_Toc21692625"</w:instrText>
            </w:r>
            <w:r w:rsidRPr="000B595F">
              <w:rPr>
                <w:rStyle w:val="Hipervnculo"/>
                <w:noProof/>
              </w:rPr>
              <w:instrText xml:space="preserve"> </w:instrText>
            </w:r>
            <w:r w:rsidRPr="000B595F">
              <w:rPr>
                <w:rStyle w:val="Hipervnculo"/>
                <w:noProof/>
              </w:rPr>
              <w:fldChar w:fldCharType="separate"/>
            </w:r>
            <w:r w:rsidRPr="000B595F">
              <w:rPr>
                <w:rStyle w:val="Hipervnculo"/>
                <w:rFonts w:ascii="Arial" w:hAnsi="Arial" w:cs="Arial"/>
                <w:b/>
                <w:noProof/>
              </w:rPr>
              <w:t>7.REQUISITOS PARA EL EJERCICIO DE GASTOS A COMPROBAR.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_Toc21692625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65" w:author="GHIA" w:date="2023-09-29T17:09:00Z">
            <w:r w:rsidR="00D7036C">
              <w:rPr>
                <w:noProof/>
                <w:webHidden/>
              </w:rPr>
              <w:t>8</w:t>
            </w:r>
          </w:ins>
          <w:ins w:id="66" w:author="Auditor Interno" w:date="2019-10-25T09:44:00Z">
            <w:del w:id="67" w:author="GHIA" w:date="2023-09-29T17:09:00Z">
              <w:r w:rsidR="00896AF5" w:rsidDel="00D7036C">
                <w:rPr>
                  <w:noProof/>
                  <w:webHidden/>
                </w:rPr>
                <w:delText>7</w:delText>
              </w:r>
            </w:del>
          </w:ins>
          <w:ins w:id="68" w:author="Auditor Interno" w:date="2019-10-11T13:23:00Z">
            <w:r>
              <w:rPr>
                <w:noProof/>
                <w:webHidden/>
              </w:rPr>
              <w:fldChar w:fldCharType="end"/>
            </w:r>
            <w:r w:rsidRPr="000B595F">
              <w:rPr>
                <w:rStyle w:val="Hipervnculo"/>
                <w:noProof/>
              </w:rPr>
              <w:fldChar w:fldCharType="end"/>
            </w:r>
          </w:ins>
        </w:p>
        <w:p w14:paraId="1186F2AA" w14:textId="55021F23" w:rsidR="00B113E7" w:rsidRDefault="00B113E7">
          <w:pPr>
            <w:pStyle w:val="TDC1"/>
            <w:tabs>
              <w:tab w:val="right" w:leader="dot" w:pos="8827"/>
            </w:tabs>
            <w:rPr>
              <w:ins w:id="69" w:author="Auditor Interno" w:date="2019-10-11T13:23:00Z"/>
              <w:rFonts w:asciiTheme="minorHAnsi" w:eastAsiaTheme="minorEastAsia" w:hAnsiTheme="minorHAnsi" w:cstheme="minorBidi"/>
              <w:noProof/>
              <w:sz w:val="22"/>
              <w:szCs w:val="22"/>
              <w:lang w:val="es-MX" w:eastAsia="es-MX"/>
            </w:rPr>
          </w:pPr>
          <w:ins w:id="70" w:author="Auditor Interno" w:date="2019-10-11T13:23:00Z">
            <w:r w:rsidRPr="000B595F">
              <w:rPr>
                <w:rStyle w:val="Hipervnculo"/>
                <w:noProof/>
              </w:rPr>
              <w:fldChar w:fldCharType="begin"/>
            </w:r>
            <w:r w:rsidRPr="000B595F">
              <w:rPr>
                <w:rStyle w:val="Hipervnculo"/>
                <w:noProof/>
              </w:rPr>
              <w:instrText xml:space="preserve"> </w:instrText>
            </w:r>
            <w:r>
              <w:rPr>
                <w:noProof/>
              </w:rPr>
              <w:instrText>HYPERLINK \l "_Toc21692626"</w:instrText>
            </w:r>
            <w:r w:rsidRPr="000B595F">
              <w:rPr>
                <w:rStyle w:val="Hipervnculo"/>
                <w:noProof/>
              </w:rPr>
              <w:instrText xml:space="preserve"> </w:instrText>
            </w:r>
            <w:r w:rsidRPr="000B595F">
              <w:rPr>
                <w:rStyle w:val="Hipervnculo"/>
                <w:noProof/>
              </w:rPr>
              <w:fldChar w:fldCharType="separate"/>
            </w:r>
            <w:r w:rsidRPr="000B595F">
              <w:rPr>
                <w:rStyle w:val="Hipervnculo"/>
                <w:rFonts w:ascii="Arial" w:hAnsi="Arial" w:cs="Arial"/>
                <w:b/>
                <w:noProof/>
              </w:rPr>
              <w:t>8. VIÁTICOS A DIRECTIVOS.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_Toc21692626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71" w:author="GHIA" w:date="2023-09-29T17:09:00Z">
            <w:r w:rsidR="00D7036C">
              <w:rPr>
                <w:noProof/>
                <w:webHidden/>
              </w:rPr>
              <w:t>9</w:t>
            </w:r>
          </w:ins>
          <w:ins w:id="72" w:author="Auditor Interno" w:date="2019-10-25T09:44:00Z">
            <w:del w:id="73" w:author="GHIA" w:date="2023-09-29T17:09:00Z">
              <w:r w:rsidR="00896AF5" w:rsidDel="00D7036C">
                <w:rPr>
                  <w:noProof/>
                  <w:webHidden/>
                </w:rPr>
                <w:delText>7</w:delText>
              </w:r>
            </w:del>
          </w:ins>
          <w:ins w:id="74" w:author="Auditor Interno" w:date="2019-10-11T13:23:00Z">
            <w:r>
              <w:rPr>
                <w:noProof/>
                <w:webHidden/>
              </w:rPr>
              <w:fldChar w:fldCharType="end"/>
            </w:r>
            <w:r w:rsidRPr="000B595F">
              <w:rPr>
                <w:rStyle w:val="Hipervnculo"/>
                <w:noProof/>
              </w:rPr>
              <w:fldChar w:fldCharType="end"/>
            </w:r>
          </w:ins>
        </w:p>
        <w:p w14:paraId="01180DA6" w14:textId="11EBDB96" w:rsidR="00B113E7" w:rsidRDefault="00B113E7">
          <w:pPr>
            <w:pStyle w:val="TDC1"/>
            <w:tabs>
              <w:tab w:val="right" w:leader="dot" w:pos="8827"/>
            </w:tabs>
            <w:rPr>
              <w:ins w:id="75" w:author="Auditor Interno" w:date="2019-10-11T13:23:00Z"/>
              <w:rFonts w:asciiTheme="minorHAnsi" w:eastAsiaTheme="minorEastAsia" w:hAnsiTheme="minorHAnsi" w:cstheme="minorBidi"/>
              <w:noProof/>
              <w:sz w:val="22"/>
              <w:szCs w:val="22"/>
              <w:lang w:val="es-MX" w:eastAsia="es-MX"/>
            </w:rPr>
          </w:pPr>
          <w:ins w:id="76" w:author="Auditor Interno" w:date="2019-10-11T13:23:00Z">
            <w:r w:rsidRPr="000B595F">
              <w:rPr>
                <w:rStyle w:val="Hipervnculo"/>
                <w:noProof/>
              </w:rPr>
              <w:fldChar w:fldCharType="begin"/>
            </w:r>
            <w:r w:rsidRPr="000B595F">
              <w:rPr>
                <w:rStyle w:val="Hipervnculo"/>
                <w:noProof/>
              </w:rPr>
              <w:instrText xml:space="preserve"> </w:instrText>
            </w:r>
            <w:r>
              <w:rPr>
                <w:noProof/>
              </w:rPr>
              <w:instrText>HYPERLINK \l "_Toc21692627"</w:instrText>
            </w:r>
            <w:r w:rsidRPr="000B595F">
              <w:rPr>
                <w:rStyle w:val="Hipervnculo"/>
                <w:noProof/>
              </w:rPr>
              <w:instrText xml:space="preserve"> </w:instrText>
            </w:r>
            <w:r w:rsidRPr="000B595F">
              <w:rPr>
                <w:rStyle w:val="Hipervnculo"/>
                <w:noProof/>
              </w:rPr>
              <w:fldChar w:fldCharType="separate"/>
            </w:r>
            <w:r w:rsidRPr="000B595F">
              <w:rPr>
                <w:rStyle w:val="Hipervnculo"/>
                <w:rFonts w:ascii="Arial" w:hAnsi="Arial" w:cs="Arial"/>
                <w:b/>
                <w:noProof/>
              </w:rPr>
              <w:t>9.COTIZACIONES DE BIENES Y SERVICIOS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_Toc21692627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77" w:author="GHIA" w:date="2023-09-29T17:09:00Z">
            <w:r w:rsidR="00D7036C">
              <w:rPr>
                <w:noProof/>
                <w:webHidden/>
              </w:rPr>
              <w:t>9</w:t>
            </w:r>
          </w:ins>
          <w:ins w:id="78" w:author="Auditor Interno" w:date="2019-10-25T09:44:00Z">
            <w:del w:id="79" w:author="GHIA" w:date="2023-09-29T17:09:00Z">
              <w:r w:rsidR="00896AF5" w:rsidDel="00D7036C">
                <w:rPr>
                  <w:noProof/>
                  <w:webHidden/>
                </w:rPr>
                <w:delText>7</w:delText>
              </w:r>
            </w:del>
          </w:ins>
          <w:ins w:id="80" w:author="Auditor Interno" w:date="2019-10-11T13:23:00Z">
            <w:r>
              <w:rPr>
                <w:noProof/>
                <w:webHidden/>
              </w:rPr>
              <w:fldChar w:fldCharType="end"/>
            </w:r>
            <w:r w:rsidRPr="000B595F">
              <w:rPr>
                <w:rStyle w:val="Hipervnculo"/>
                <w:noProof/>
              </w:rPr>
              <w:fldChar w:fldCharType="end"/>
            </w:r>
          </w:ins>
        </w:p>
        <w:p w14:paraId="12D03B07" w14:textId="4A2BA93F" w:rsidR="00B113E7" w:rsidRDefault="00B113E7">
          <w:pPr>
            <w:pStyle w:val="TDC1"/>
            <w:tabs>
              <w:tab w:val="right" w:leader="dot" w:pos="8827"/>
            </w:tabs>
            <w:rPr>
              <w:ins w:id="81" w:author="Auditor Interno" w:date="2019-10-11T13:23:00Z"/>
              <w:rFonts w:asciiTheme="minorHAnsi" w:eastAsiaTheme="minorEastAsia" w:hAnsiTheme="minorHAnsi" w:cstheme="minorBidi"/>
              <w:noProof/>
              <w:sz w:val="22"/>
              <w:szCs w:val="22"/>
              <w:lang w:val="es-MX" w:eastAsia="es-MX"/>
            </w:rPr>
          </w:pPr>
          <w:ins w:id="82" w:author="Auditor Interno" w:date="2019-10-11T13:23:00Z">
            <w:r w:rsidRPr="000B595F">
              <w:rPr>
                <w:rStyle w:val="Hipervnculo"/>
                <w:noProof/>
              </w:rPr>
              <w:fldChar w:fldCharType="begin"/>
            </w:r>
            <w:r w:rsidRPr="000B595F">
              <w:rPr>
                <w:rStyle w:val="Hipervnculo"/>
                <w:noProof/>
              </w:rPr>
              <w:instrText xml:space="preserve"> </w:instrText>
            </w:r>
            <w:r>
              <w:rPr>
                <w:noProof/>
              </w:rPr>
              <w:instrText>HYPERLINK \l "_Toc21692628"</w:instrText>
            </w:r>
            <w:r w:rsidRPr="000B595F">
              <w:rPr>
                <w:rStyle w:val="Hipervnculo"/>
                <w:noProof/>
              </w:rPr>
              <w:instrText xml:space="preserve"> </w:instrText>
            </w:r>
            <w:r w:rsidRPr="000B595F">
              <w:rPr>
                <w:rStyle w:val="Hipervnculo"/>
                <w:noProof/>
              </w:rPr>
              <w:fldChar w:fldCharType="separate"/>
            </w:r>
            <w:r w:rsidRPr="000B595F">
              <w:rPr>
                <w:rStyle w:val="Hipervnculo"/>
                <w:rFonts w:ascii="Arial" w:hAnsi="Arial" w:cs="Arial"/>
                <w:b/>
                <w:noProof/>
              </w:rPr>
              <w:t>10.NIVELES DE APROBACIÓN Y MEDIOS DE COMPROBACIÓN DE GASTOS Y COMPRAS EN FUNCIÓN DE MONTOS A REALIZAR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_Toc21692628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83" w:author="GHIA" w:date="2023-09-29T17:09:00Z">
            <w:r w:rsidR="00D7036C">
              <w:rPr>
                <w:noProof/>
                <w:webHidden/>
              </w:rPr>
              <w:t>10</w:t>
            </w:r>
          </w:ins>
          <w:ins w:id="84" w:author="Auditor Interno" w:date="2019-10-25T09:44:00Z">
            <w:del w:id="85" w:author="GHIA" w:date="2023-09-29T17:09:00Z">
              <w:r w:rsidR="00896AF5" w:rsidDel="00D7036C">
                <w:rPr>
                  <w:noProof/>
                  <w:webHidden/>
                </w:rPr>
                <w:delText>8</w:delText>
              </w:r>
            </w:del>
          </w:ins>
          <w:ins w:id="86" w:author="Auditor Interno" w:date="2019-10-11T13:23:00Z">
            <w:r>
              <w:rPr>
                <w:noProof/>
                <w:webHidden/>
              </w:rPr>
              <w:fldChar w:fldCharType="end"/>
            </w:r>
            <w:r w:rsidRPr="000B595F">
              <w:rPr>
                <w:rStyle w:val="Hipervnculo"/>
                <w:noProof/>
              </w:rPr>
              <w:fldChar w:fldCharType="end"/>
            </w:r>
          </w:ins>
        </w:p>
        <w:p w14:paraId="597524FA" w14:textId="4E339C4C" w:rsidR="00B113E7" w:rsidRDefault="00B113E7">
          <w:pPr>
            <w:pStyle w:val="TDC1"/>
            <w:tabs>
              <w:tab w:val="right" w:leader="dot" w:pos="8827"/>
            </w:tabs>
            <w:rPr>
              <w:ins w:id="87" w:author="Auditor Interno" w:date="2019-10-11T13:23:00Z"/>
              <w:rFonts w:asciiTheme="minorHAnsi" w:eastAsiaTheme="minorEastAsia" w:hAnsiTheme="minorHAnsi" w:cstheme="minorBidi"/>
              <w:noProof/>
              <w:sz w:val="22"/>
              <w:szCs w:val="22"/>
              <w:lang w:val="es-MX" w:eastAsia="es-MX"/>
            </w:rPr>
          </w:pPr>
          <w:ins w:id="88" w:author="Auditor Interno" w:date="2019-10-11T13:23:00Z">
            <w:r w:rsidRPr="000B595F">
              <w:rPr>
                <w:rStyle w:val="Hipervnculo"/>
                <w:noProof/>
              </w:rPr>
              <w:fldChar w:fldCharType="begin"/>
            </w:r>
            <w:r w:rsidRPr="000B595F">
              <w:rPr>
                <w:rStyle w:val="Hipervnculo"/>
                <w:noProof/>
              </w:rPr>
              <w:instrText xml:space="preserve"> </w:instrText>
            </w:r>
            <w:r>
              <w:rPr>
                <w:noProof/>
              </w:rPr>
              <w:instrText>HYPERLINK \l "_Toc21692629"</w:instrText>
            </w:r>
            <w:r w:rsidRPr="000B595F">
              <w:rPr>
                <w:rStyle w:val="Hipervnculo"/>
                <w:noProof/>
              </w:rPr>
              <w:instrText xml:space="preserve"> </w:instrText>
            </w:r>
            <w:r w:rsidRPr="000B595F">
              <w:rPr>
                <w:rStyle w:val="Hipervnculo"/>
                <w:noProof/>
              </w:rPr>
              <w:fldChar w:fldCharType="separate"/>
            </w:r>
            <w:r w:rsidRPr="000B595F">
              <w:rPr>
                <w:rStyle w:val="Hipervnculo"/>
                <w:rFonts w:ascii="Arial" w:hAnsi="Arial" w:cs="Arial"/>
                <w:b/>
                <w:noProof/>
              </w:rPr>
              <w:t>11.MEDIOS DE COMPROBACIÓN DE COMPRAS Y GASTOS.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_Toc21692629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89" w:author="GHIA" w:date="2023-09-29T17:09:00Z">
            <w:r w:rsidR="00D7036C">
              <w:rPr>
                <w:noProof/>
                <w:webHidden/>
              </w:rPr>
              <w:t>10</w:t>
            </w:r>
          </w:ins>
          <w:ins w:id="90" w:author="Auditor Interno" w:date="2019-10-25T09:44:00Z">
            <w:del w:id="91" w:author="GHIA" w:date="2023-09-29T17:09:00Z">
              <w:r w:rsidR="00896AF5" w:rsidDel="00D7036C">
                <w:rPr>
                  <w:noProof/>
                  <w:webHidden/>
                </w:rPr>
                <w:delText>8</w:delText>
              </w:r>
            </w:del>
          </w:ins>
          <w:ins w:id="92" w:author="Auditor Interno" w:date="2019-10-11T13:23:00Z">
            <w:r>
              <w:rPr>
                <w:noProof/>
                <w:webHidden/>
              </w:rPr>
              <w:fldChar w:fldCharType="end"/>
            </w:r>
            <w:r w:rsidRPr="000B595F">
              <w:rPr>
                <w:rStyle w:val="Hipervnculo"/>
                <w:noProof/>
              </w:rPr>
              <w:fldChar w:fldCharType="end"/>
            </w:r>
          </w:ins>
        </w:p>
        <w:p w14:paraId="7E188151" w14:textId="707DB484" w:rsidR="00B113E7" w:rsidRDefault="00B113E7">
          <w:pPr>
            <w:pStyle w:val="TDC1"/>
            <w:tabs>
              <w:tab w:val="right" w:leader="dot" w:pos="8827"/>
            </w:tabs>
            <w:rPr>
              <w:ins w:id="93" w:author="Auditor Interno" w:date="2019-10-11T13:23:00Z"/>
              <w:rFonts w:asciiTheme="minorHAnsi" w:eastAsiaTheme="minorEastAsia" w:hAnsiTheme="minorHAnsi" w:cstheme="minorBidi"/>
              <w:noProof/>
              <w:sz w:val="22"/>
              <w:szCs w:val="22"/>
              <w:lang w:val="es-MX" w:eastAsia="es-MX"/>
            </w:rPr>
          </w:pPr>
          <w:ins w:id="94" w:author="Auditor Interno" w:date="2019-10-11T13:23:00Z">
            <w:r w:rsidRPr="000B595F">
              <w:rPr>
                <w:rStyle w:val="Hipervnculo"/>
                <w:noProof/>
              </w:rPr>
              <w:fldChar w:fldCharType="begin"/>
            </w:r>
            <w:r w:rsidRPr="000B595F">
              <w:rPr>
                <w:rStyle w:val="Hipervnculo"/>
                <w:noProof/>
              </w:rPr>
              <w:instrText xml:space="preserve"> </w:instrText>
            </w:r>
            <w:r>
              <w:rPr>
                <w:noProof/>
              </w:rPr>
              <w:instrText>HYPERLINK \l "_Toc21692630"</w:instrText>
            </w:r>
            <w:r w:rsidRPr="000B595F">
              <w:rPr>
                <w:rStyle w:val="Hipervnculo"/>
                <w:noProof/>
              </w:rPr>
              <w:instrText xml:space="preserve"> </w:instrText>
            </w:r>
            <w:r w:rsidRPr="000B595F">
              <w:rPr>
                <w:rStyle w:val="Hipervnculo"/>
                <w:noProof/>
              </w:rPr>
              <w:fldChar w:fldCharType="separate"/>
            </w:r>
            <w:r w:rsidRPr="000B595F">
              <w:rPr>
                <w:rStyle w:val="Hipervnculo"/>
                <w:rFonts w:ascii="Arial" w:hAnsi="Arial" w:cs="Arial"/>
                <w:b/>
                <w:noProof/>
              </w:rPr>
              <w:t>12.PROHIBICIONES DE LOS GASTOS A COMPROBAR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_Toc21692630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95" w:author="GHIA" w:date="2023-09-29T17:09:00Z">
            <w:r w:rsidR="00D7036C">
              <w:rPr>
                <w:noProof/>
                <w:webHidden/>
              </w:rPr>
              <w:t>11</w:t>
            </w:r>
          </w:ins>
          <w:ins w:id="96" w:author="Auditor Interno" w:date="2019-10-25T09:44:00Z">
            <w:del w:id="97" w:author="GHIA" w:date="2023-09-29T17:09:00Z">
              <w:r w:rsidR="00896AF5" w:rsidDel="00D7036C">
                <w:rPr>
                  <w:noProof/>
                  <w:webHidden/>
                </w:rPr>
                <w:delText>8</w:delText>
              </w:r>
            </w:del>
          </w:ins>
          <w:ins w:id="98" w:author="Auditor Interno" w:date="2019-10-11T13:23:00Z">
            <w:r>
              <w:rPr>
                <w:noProof/>
                <w:webHidden/>
              </w:rPr>
              <w:fldChar w:fldCharType="end"/>
            </w:r>
            <w:r w:rsidRPr="000B595F">
              <w:rPr>
                <w:rStyle w:val="Hipervnculo"/>
                <w:noProof/>
              </w:rPr>
              <w:fldChar w:fldCharType="end"/>
            </w:r>
          </w:ins>
        </w:p>
        <w:p w14:paraId="0D25F791" w14:textId="3E929FAD" w:rsidR="00B113E7" w:rsidRDefault="00B113E7">
          <w:pPr>
            <w:pStyle w:val="TDC1"/>
            <w:tabs>
              <w:tab w:val="right" w:leader="dot" w:pos="8827"/>
            </w:tabs>
            <w:rPr>
              <w:ins w:id="99" w:author="Auditor Interno" w:date="2019-10-11T13:23:00Z"/>
              <w:rFonts w:asciiTheme="minorHAnsi" w:eastAsiaTheme="minorEastAsia" w:hAnsiTheme="minorHAnsi" w:cstheme="minorBidi"/>
              <w:noProof/>
              <w:sz w:val="22"/>
              <w:szCs w:val="22"/>
              <w:lang w:val="es-MX" w:eastAsia="es-MX"/>
            </w:rPr>
          </w:pPr>
          <w:ins w:id="100" w:author="Auditor Interno" w:date="2019-10-11T13:23:00Z">
            <w:r w:rsidRPr="000B595F">
              <w:rPr>
                <w:rStyle w:val="Hipervnculo"/>
                <w:noProof/>
              </w:rPr>
              <w:fldChar w:fldCharType="begin"/>
            </w:r>
            <w:r w:rsidRPr="000B595F">
              <w:rPr>
                <w:rStyle w:val="Hipervnculo"/>
                <w:noProof/>
              </w:rPr>
              <w:instrText xml:space="preserve"> </w:instrText>
            </w:r>
            <w:r>
              <w:rPr>
                <w:noProof/>
              </w:rPr>
              <w:instrText>HYPERLINK \l "_Toc21692631"</w:instrText>
            </w:r>
            <w:r w:rsidRPr="000B595F">
              <w:rPr>
                <w:rStyle w:val="Hipervnculo"/>
                <w:noProof/>
              </w:rPr>
              <w:instrText xml:space="preserve"> </w:instrText>
            </w:r>
            <w:r w:rsidRPr="000B595F">
              <w:rPr>
                <w:rStyle w:val="Hipervnculo"/>
                <w:noProof/>
              </w:rPr>
              <w:fldChar w:fldCharType="separate"/>
            </w:r>
            <w:r w:rsidRPr="000B595F">
              <w:rPr>
                <w:rStyle w:val="Hipervnculo"/>
                <w:rFonts w:ascii="Arial" w:hAnsi="Arial" w:cs="Arial"/>
                <w:b/>
                <w:noProof/>
              </w:rPr>
              <w:t>13.GENERALIDADES.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_Toc21692631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101" w:author="GHIA" w:date="2023-09-29T17:09:00Z">
            <w:r w:rsidR="00D7036C">
              <w:rPr>
                <w:noProof/>
                <w:webHidden/>
              </w:rPr>
              <w:t>11</w:t>
            </w:r>
          </w:ins>
          <w:ins w:id="102" w:author="Auditor Interno" w:date="2019-10-25T09:44:00Z">
            <w:del w:id="103" w:author="GHIA" w:date="2023-09-29T17:09:00Z">
              <w:r w:rsidR="00896AF5" w:rsidDel="00D7036C">
                <w:rPr>
                  <w:noProof/>
                  <w:webHidden/>
                </w:rPr>
                <w:delText>9</w:delText>
              </w:r>
            </w:del>
          </w:ins>
          <w:ins w:id="104" w:author="Auditor Interno" w:date="2019-10-11T13:23:00Z">
            <w:r>
              <w:rPr>
                <w:noProof/>
                <w:webHidden/>
              </w:rPr>
              <w:fldChar w:fldCharType="end"/>
            </w:r>
            <w:r w:rsidRPr="000B595F">
              <w:rPr>
                <w:rStyle w:val="Hipervnculo"/>
                <w:noProof/>
              </w:rPr>
              <w:fldChar w:fldCharType="end"/>
            </w:r>
          </w:ins>
        </w:p>
        <w:p w14:paraId="049721F6" w14:textId="3CC3C3DC" w:rsidR="00B113E7" w:rsidRDefault="00B113E7">
          <w:pPr>
            <w:pStyle w:val="TDC1"/>
            <w:tabs>
              <w:tab w:val="right" w:leader="dot" w:pos="8827"/>
            </w:tabs>
            <w:rPr>
              <w:ins w:id="105" w:author="Auditor Interno" w:date="2019-10-11T13:23:00Z"/>
              <w:rFonts w:asciiTheme="minorHAnsi" w:eastAsiaTheme="minorEastAsia" w:hAnsiTheme="minorHAnsi" w:cstheme="minorBidi"/>
              <w:noProof/>
              <w:sz w:val="22"/>
              <w:szCs w:val="22"/>
              <w:lang w:val="es-MX" w:eastAsia="es-MX"/>
            </w:rPr>
          </w:pPr>
          <w:ins w:id="106" w:author="Auditor Interno" w:date="2019-10-11T13:23:00Z">
            <w:r w:rsidRPr="000B595F">
              <w:rPr>
                <w:rStyle w:val="Hipervnculo"/>
                <w:noProof/>
              </w:rPr>
              <w:fldChar w:fldCharType="begin"/>
            </w:r>
            <w:r w:rsidRPr="000B595F">
              <w:rPr>
                <w:rStyle w:val="Hipervnculo"/>
                <w:noProof/>
              </w:rPr>
              <w:instrText xml:space="preserve"> </w:instrText>
            </w:r>
            <w:r>
              <w:rPr>
                <w:noProof/>
              </w:rPr>
              <w:instrText>HYPERLINK \l "_Toc21692632"</w:instrText>
            </w:r>
            <w:r w:rsidRPr="000B595F">
              <w:rPr>
                <w:rStyle w:val="Hipervnculo"/>
                <w:noProof/>
              </w:rPr>
              <w:instrText xml:space="preserve"> </w:instrText>
            </w:r>
            <w:r w:rsidRPr="000B595F">
              <w:rPr>
                <w:rStyle w:val="Hipervnculo"/>
                <w:noProof/>
              </w:rPr>
              <w:fldChar w:fldCharType="separate"/>
            </w:r>
            <w:r w:rsidRPr="000B595F">
              <w:rPr>
                <w:rStyle w:val="Hipervnculo"/>
                <w:rFonts w:ascii="Arial" w:hAnsi="Arial" w:cs="Arial"/>
                <w:b/>
                <w:noProof/>
              </w:rPr>
              <w:t>14.TRANSITORIOS.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_Toc21692632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107" w:author="GHIA" w:date="2023-09-29T17:09:00Z">
            <w:r w:rsidR="00D7036C">
              <w:rPr>
                <w:noProof/>
                <w:webHidden/>
              </w:rPr>
              <w:t>12</w:t>
            </w:r>
          </w:ins>
          <w:ins w:id="108" w:author="Auditor Interno" w:date="2019-10-25T09:44:00Z">
            <w:del w:id="109" w:author="GHIA" w:date="2023-09-29T17:09:00Z">
              <w:r w:rsidR="00896AF5" w:rsidDel="00D7036C">
                <w:rPr>
                  <w:noProof/>
                  <w:webHidden/>
                </w:rPr>
                <w:delText>9</w:delText>
              </w:r>
            </w:del>
          </w:ins>
          <w:ins w:id="110" w:author="Auditor Interno" w:date="2019-10-11T13:23:00Z">
            <w:r>
              <w:rPr>
                <w:noProof/>
                <w:webHidden/>
              </w:rPr>
              <w:fldChar w:fldCharType="end"/>
            </w:r>
            <w:r w:rsidRPr="000B595F">
              <w:rPr>
                <w:rStyle w:val="Hipervnculo"/>
                <w:noProof/>
              </w:rPr>
              <w:fldChar w:fldCharType="end"/>
            </w:r>
          </w:ins>
        </w:p>
        <w:p w14:paraId="34FE9B42" w14:textId="7E1ED96F" w:rsidR="00B113E7" w:rsidRDefault="00B113E7">
          <w:pPr>
            <w:pStyle w:val="TDC1"/>
            <w:tabs>
              <w:tab w:val="right" w:leader="dot" w:pos="8827"/>
            </w:tabs>
            <w:rPr>
              <w:ins w:id="111" w:author="Auditor Interno" w:date="2019-10-11T13:23:00Z"/>
              <w:rFonts w:asciiTheme="minorHAnsi" w:eastAsiaTheme="minorEastAsia" w:hAnsiTheme="minorHAnsi" w:cstheme="minorBidi"/>
              <w:noProof/>
              <w:sz w:val="22"/>
              <w:szCs w:val="22"/>
              <w:lang w:val="es-MX" w:eastAsia="es-MX"/>
            </w:rPr>
          </w:pPr>
          <w:ins w:id="112" w:author="Auditor Interno" w:date="2019-10-11T13:23:00Z">
            <w:r w:rsidRPr="000B595F">
              <w:rPr>
                <w:rStyle w:val="Hipervnculo"/>
                <w:noProof/>
              </w:rPr>
              <w:fldChar w:fldCharType="begin"/>
            </w:r>
            <w:r w:rsidRPr="000B595F">
              <w:rPr>
                <w:rStyle w:val="Hipervnculo"/>
                <w:noProof/>
              </w:rPr>
              <w:instrText xml:space="preserve"> </w:instrText>
            </w:r>
            <w:r>
              <w:rPr>
                <w:noProof/>
              </w:rPr>
              <w:instrText>HYPERLINK \l "_Toc21692633"</w:instrText>
            </w:r>
            <w:r w:rsidRPr="000B595F">
              <w:rPr>
                <w:rStyle w:val="Hipervnculo"/>
                <w:noProof/>
              </w:rPr>
              <w:instrText xml:space="preserve"> </w:instrText>
            </w:r>
            <w:r w:rsidRPr="000B595F">
              <w:rPr>
                <w:rStyle w:val="Hipervnculo"/>
                <w:noProof/>
              </w:rPr>
              <w:fldChar w:fldCharType="separate"/>
            </w:r>
            <w:r w:rsidRPr="000B595F">
              <w:rPr>
                <w:rStyle w:val="Hipervnculo"/>
                <w:rFonts w:ascii="Arial" w:hAnsi="Arial" w:cs="Arial"/>
                <w:b/>
                <w:noProof/>
              </w:rPr>
              <w:t>15.ANEXOS.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_Toc21692633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113" w:author="GHIA" w:date="2023-09-29T17:09:00Z">
            <w:r w:rsidR="00D7036C">
              <w:rPr>
                <w:noProof/>
                <w:webHidden/>
              </w:rPr>
              <w:t>12</w:t>
            </w:r>
          </w:ins>
          <w:ins w:id="114" w:author="Auditor Interno" w:date="2019-10-25T09:44:00Z">
            <w:del w:id="115" w:author="GHIA" w:date="2023-09-29T17:09:00Z">
              <w:r w:rsidR="00896AF5" w:rsidDel="00D7036C">
                <w:rPr>
                  <w:noProof/>
                  <w:webHidden/>
                </w:rPr>
                <w:delText>9</w:delText>
              </w:r>
            </w:del>
          </w:ins>
          <w:ins w:id="116" w:author="Auditor Interno" w:date="2019-10-11T13:23:00Z">
            <w:r>
              <w:rPr>
                <w:noProof/>
                <w:webHidden/>
              </w:rPr>
              <w:fldChar w:fldCharType="end"/>
            </w:r>
            <w:r w:rsidRPr="000B595F">
              <w:rPr>
                <w:rStyle w:val="Hipervnculo"/>
                <w:noProof/>
              </w:rPr>
              <w:fldChar w:fldCharType="end"/>
            </w:r>
          </w:ins>
        </w:p>
        <w:p w14:paraId="2696F1FE" w14:textId="10389261" w:rsidR="00B113E7" w:rsidRDefault="00B113E7">
          <w:pPr>
            <w:pStyle w:val="TDC2"/>
            <w:tabs>
              <w:tab w:val="right" w:leader="dot" w:pos="8827"/>
            </w:tabs>
            <w:rPr>
              <w:ins w:id="117" w:author="Auditor Interno" w:date="2019-10-11T13:23:00Z"/>
              <w:rFonts w:asciiTheme="minorHAnsi" w:eastAsiaTheme="minorEastAsia" w:hAnsiTheme="minorHAnsi" w:cstheme="minorBidi"/>
              <w:noProof/>
              <w:sz w:val="22"/>
              <w:szCs w:val="22"/>
              <w:lang w:val="es-MX" w:eastAsia="es-MX"/>
            </w:rPr>
          </w:pPr>
          <w:ins w:id="118" w:author="Auditor Interno" w:date="2019-10-11T13:23:00Z">
            <w:r w:rsidRPr="000B595F">
              <w:rPr>
                <w:rStyle w:val="Hipervnculo"/>
                <w:noProof/>
              </w:rPr>
              <w:fldChar w:fldCharType="begin"/>
            </w:r>
            <w:r w:rsidRPr="000B595F">
              <w:rPr>
                <w:rStyle w:val="Hipervnculo"/>
                <w:noProof/>
              </w:rPr>
              <w:instrText xml:space="preserve"> </w:instrText>
            </w:r>
            <w:r>
              <w:rPr>
                <w:noProof/>
              </w:rPr>
              <w:instrText>HYPERLINK \l "_Toc21692634"</w:instrText>
            </w:r>
            <w:r w:rsidRPr="000B595F">
              <w:rPr>
                <w:rStyle w:val="Hipervnculo"/>
                <w:noProof/>
              </w:rPr>
              <w:instrText xml:space="preserve"> </w:instrText>
            </w:r>
            <w:r w:rsidRPr="000B595F">
              <w:rPr>
                <w:rStyle w:val="Hipervnculo"/>
                <w:noProof/>
              </w:rPr>
              <w:fldChar w:fldCharType="separate"/>
            </w:r>
            <w:r w:rsidRPr="000B595F">
              <w:rPr>
                <w:rStyle w:val="Hipervnculo"/>
                <w:noProof/>
              </w:rPr>
              <w:t>ANEXO I Límites para Viáticos.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_Toc21692634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119" w:author="GHIA" w:date="2023-09-29T17:09:00Z">
            <w:r w:rsidR="00D7036C">
              <w:rPr>
                <w:noProof/>
                <w:webHidden/>
              </w:rPr>
              <w:t>12</w:t>
            </w:r>
          </w:ins>
          <w:ins w:id="120" w:author="Auditor Interno" w:date="2019-10-25T09:44:00Z">
            <w:del w:id="121" w:author="GHIA" w:date="2023-09-29T17:09:00Z">
              <w:r w:rsidR="00896AF5" w:rsidDel="00D7036C">
                <w:rPr>
                  <w:noProof/>
                  <w:webHidden/>
                </w:rPr>
                <w:delText>9</w:delText>
              </w:r>
            </w:del>
          </w:ins>
          <w:ins w:id="122" w:author="Auditor Interno" w:date="2019-10-11T13:23:00Z">
            <w:r>
              <w:rPr>
                <w:noProof/>
                <w:webHidden/>
              </w:rPr>
              <w:fldChar w:fldCharType="end"/>
            </w:r>
            <w:r w:rsidRPr="000B595F">
              <w:rPr>
                <w:rStyle w:val="Hipervnculo"/>
                <w:noProof/>
              </w:rPr>
              <w:fldChar w:fldCharType="end"/>
            </w:r>
          </w:ins>
        </w:p>
        <w:p w14:paraId="07CE6DE6" w14:textId="6EADC631" w:rsidR="00B113E7" w:rsidRDefault="00B113E7">
          <w:pPr>
            <w:pStyle w:val="TDC2"/>
            <w:tabs>
              <w:tab w:val="right" w:leader="dot" w:pos="8827"/>
            </w:tabs>
            <w:rPr>
              <w:ins w:id="123" w:author="Auditor Interno" w:date="2019-10-11T13:23:00Z"/>
              <w:rFonts w:asciiTheme="minorHAnsi" w:eastAsiaTheme="minorEastAsia" w:hAnsiTheme="minorHAnsi" w:cstheme="minorBidi"/>
              <w:noProof/>
              <w:sz w:val="22"/>
              <w:szCs w:val="22"/>
              <w:lang w:val="es-MX" w:eastAsia="es-MX"/>
            </w:rPr>
          </w:pPr>
          <w:ins w:id="124" w:author="Auditor Interno" w:date="2019-10-11T13:23:00Z">
            <w:r w:rsidRPr="000B595F">
              <w:rPr>
                <w:rStyle w:val="Hipervnculo"/>
                <w:noProof/>
              </w:rPr>
              <w:fldChar w:fldCharType="begin"/>
            </w:r>
            <w:r w:rsidRPr="000B595F">
              <w:rPr>
                <w:rStyle w:val="Hipervnculo"/>
                <w:noProof/>
              </w:rPr>
              <w:instrText xml:space="preserve"> </w:instrText>
            </w:r>
            <w:r>
              <w:rPr>
                <w:noProof/>
              </w:rPr>
              <w:instrText>HYPERLINK \l "_Toc21692635"</w:instrText>
            </w:r>
            <w:r w:rsidRPr="000B595F">
              <w:rPr>
                <w:rStyle w:val="Hipervnculo"/>
                <w:noProof/>
              </w:rPr>
              <w:instrText xml:space="preserve"> </w:instrText>
            </w:r>
            <w:r w:rsidRPr="000B595F">
              <w:rPr>
                <w:rStyle w:val="Hipervnculo"/>
                <w:noProof/>
              </w:rPr>
              <w:fldChar w:fldCharType="separate"/>
            </w:r>
            <w:r w:rsidRPr="000B595F">
              <w:rPr>
                <w:rStyle w:val="Hipervnculo"/>
                <w:noProof/>
              </w:rPr>
              <w:t>ANEXO 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_Toc21692635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125" w:author="GHIA" w:date="2023-09-29T17:09:00Z">
            <w:r w:rsidR="00D7036C">
              <w:rPr>
                <w:noProof/>
                <w:webHidden/>
              </w:rPr>
              <w:t>13</w:t>
            </w:r>
          </w:ins>
          <w:ins w:id="126" w:author="Auditor Interno" w:date="2019-10-25T09:44:00Z">
            <w:del w:id="127" w:author="GHIA" w:date="2023-09-29T17:09:00Z">
              <w:r w:rsidR="00896AF5" w:rsidDel="00D7036C">
                <w:rPr>
                  <w:noProof/>
                  <w:webHidden/>
                </w:rPr>
                <w:delText>11</w:delText>
              </w:r>
            </w:del>
          </w:ins>
          <w:ins w:id="128" w:author="Auditor Interno" w:date="2019-10-11T13:23:00Z">
            <w:r>
              <w:rPr>
                <w:noProof/>
                <w:webHidden/>
              </w:rPr>
              <w:fldChar w:fldCharType="end"/>
            </w:r>
            <w:r w:rsidRPr="000B595F">
              <w:rPr>
                <w:rStyle w:val="Hipervnculo"/>
                <w:noProof/>
              </w:rPr>
              <w:fldChar w:fldCharType="end"/>
            </w:r>
          </w:ins>
        </w:p>
        <w:p w14:paraId="155AD51E" w14:textId="615ECEB3" w:rsidR="00B113E7" w:rsidRDefault="00B113E7">
          <w:pPr>
            <w:pStyle w:val="TDC2"/>
            <w:tabs>
              <w:tab w:val="right" w:leader="dot" w:pos="8827"/>
            </w:tabs>
            <w:rPr>
              <w:ins w:id="129" w:author="Auditor Interno" w:date="2019-10-11T13:23:00Z"/>
              <w:rFonts w:asciiTheme="minorHAnsi" w:eastAsiaTheme="minorEastAsia" w:hAnsiTheme="minorHAnsi" w:cstheme="minorBidi"/>
              <w:noProof/>
              <w:sz w:val="22"/>
              <w:szCs w:val="22"/>
              <w:lang w:val="es-MX" w:eastAsia="es-MX"/>
            </w:rPr>
          </w:pPr>
          <w:ins w:id="130" w:author="Auditor Interno" w:date="2019-10-11T13:23:00Z">
            <w:r w:rsidRPr="000B595F">
              <w:rPr>
                <w:rStyle w:val="Hipervnculo"/>
                <w:noProof/>
              </w:rPr>
              <w:fldChar w:fldCharType="begin"/>
            </w:r>
            <w:r w:rsidRPr="000B595F">
              <w:rPr>
                <w:rStyle w:val="Hipervnculo"/>
                <w:noProof/>
              </w:rPr>
              <w:instrText xml:space="preserve"> </w:instrText>
            </w:r>
            <w:r>
              <w:rPr>
                <w:noProof/>
              </w:rPr>
              <w:instrText>HYPERLINK \l "_Toc21692636"</w:instrText>
            </w:r>
            <w:r w:rsidRPr="000B595F">
              <w:rPr>
                <w:rStyle w:val="Hipervnculo"/>
                <w:noProof/>
              </w:rPr>
              <w:instrText xml:space="preserve"> </w:instrText>
            </w:r>
            <w:r w:rsidRPr="000B595F">
              <w:rPr>
                <w:rStyle w:val="Hipervnculo"/>
                <w:noProof/>
              </w:rPr>
              <w:fldChar w:fldCharType="separate"/>
            </w:r>
            <w:r w:rsidRPr="000B595F">
              <w:rPr>
                <w:rStyle w:val="Hipervnculo"/>
                <w:noProof/>
              </w:rPr>
              <w:t>ANEXO III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_Toc21692636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131" w:author="GHIA" w:date="2023-09-29T17:09:00Z">
            <w:r w:rsidR="00D7036C">
              <w:rPr>
                <w:noProof/>
                <w:webHidden/>
              </w:rPr>
              <w:t>14</w:t>
            </w:r>
          </w:ins>
          <w:ins w:id="132" w:author="Auditor Interno" w:date="2019-10-25T09:44:00Z">
            <w:del w:id="133" w:author="GHIA" w:date="2023-09-29T17:09:00Z">
              <w:r w:rsidR="00896AF5" w:rsidDel="00D7036C">
                <w:rPr>
                  <w:noProof/>
                  <w:webHidden/>
                </w:rPr>
                <w:delText>12</w:delText>
              </w:r>
            </w:del>
          </w:ins>
          <w:ins w:id="134" w:author="Auditor Interno" w:date="2019-10-11T13:23:00Z">
            <w:r>
              <w:rPr>
                <w:noProof/>
                <w:webHidden/>
              </w:rPr>
              <w:fldChar w:fldCharType="end"/>
            </w:r>
            <w:r w:rsidRPr="000B595F">
              <w:rPr>
                <w:rStyle w:val="Hipervnculo"/>
                <w:noProof/>
              </w:rPr>
              <w:fldChar w:fldCharType="end"/>
            </w:r>
          </w:ins>
        </w:p>
        <w:p w14:paraId="74F1FB6B" w14:textId="0DC438D6" w:rsidR="00EE2DA6" w:rsidDel="00EE2DA6" w:rsidRDefault="00EE2DA6">
          <w:pPr>
            <w:pStyle w:val="TDC3"/>
            <w:tabs>
              <w:tab w:val="right" w:leader="dot" w:pos="8827"/>
            </w:tabs>
            <w:rPr>
              <w:del w:id="135" w:author="Auditor Interno" w:date="2019-10-10T16:35:00Z"/>
              <w:noProof/>
            </w:rPr>
          </w:pPr>
          <w:del w:id="136" w:author="Auditor Interno" w:date="2019-10-10T16:35:00Z">
            <w:r w:rsidRPr="00EE2DA6" w:rsidDel="00EE2DA6">
              <w:rPr>
                <w:rStyle w:val="Hipervnculo"/>
                <w:rFonts w:ascii="Tahoma" w:hAnsi="Tahoma" w:cs="Tahoma"/>
                <w:b/>
                <w:bCs/>
                <w:smallCaps/>
                <w:noProof/>
                <w:spacing w:val="10"/>
              </w:rPr>
              <w:delText>POLÍTICAS DE GASTOS</w:delText>
            </w:r>
            <w:r w:rsidDel="00EE2DA6">
              <w:rPr>
                <w:noProof/>
                <w:webHidden/>
              </w:rPr>
              <w:tab/>
              <w:delText>1</w:delText>
            </w:r>
          </w:del>
        </w:p>
        <w:p w14:paraId="02473A66" w14:textId="2EDDF3A8" w:rsidR="00EE2DA6" w:rsidDel="00EE2DA6" w:rsidRDefault="00EE2DA6">
          <w:pPr>
            <w:pStyle w:val="TDC1"/>
            <w:tabs>
              <w:tab w:val="right" w:leader="dot" w:pos="8827"/>
            </w:tabs>
            <w:rPr>
              <w:del w:id="137" w:author="Auditor Interno" w:date="2019-10-10T16:35:00Z"/>
              <w:noProof/>
            </w:rPr>
          </w:pPr>
          <w:del w:id="138" w:author="Auditor Interno" w:date="2019-10-10T16:35:00Z">
            <w:r w:rsidRPr="00EE2DA6" w:rsidDel="00EE2DA6">
              <w:rPr>
                <w:rStyle w:val="Hipervnculo"/>
                <w:rFonts w:ascii="Ink Free" w:hAnsi="Ink Free"/>
                <w:b/>
                <w:bCs/>
                <w:noProof/>
                <w:spacing w:val="20"/>
              </w:rPr>
              <w:delText>BITACORA DE MODIFICACIONES</w:delText>
            </w:r>
            <w:r w:rsidRPr="00EE2DA6" w:rsidDel="00EE2DA6">
              <w:rPr>
                <w:rStyle w:val="Hipervnculo"/>
                <w:rFonts w:ascii="Century Gothic" w:hAnsi="Century Gothic"/>
                <w:b/>
                <w:bCs/>
                <w:noProof/>
                <w:spacing w:val="20"/>
              </w:rPr>
              <w:delText>.</w:delText>
            </w:r>
            <w:r w:rsidDel="00EE2DA6">
              <w:rPr>
                <w:noProof/>
                <w:webHidden/>
              </w:rPr>
              <w:tab/>
              <w:delText>2</w:delText>
            </w:r>
          </w:del>
        </w:p>
        <w:p w14:paraId="01981EB8" w14:textId="611D42BA" w:rsidR="00EE2DA6" w:rsidDel="00EE2DA6" w:rsidRDefault="00EE2DA6">
          <w:pPr>
            <w:pStyle w:val="TDC1"/>
            <w:tabs>
              <w:tab w:val="right" w:leader="dot" w:pos="8827"/>
            </w:tabs>
            <w:rPr>
              <w:del w:id="139" w:author="Auditor Interno" w:date="2019-10-10T16:35:00Z"/>
              <w:noProof/>
            </w:rPr>
          </w:pPr>
          <w:del w:id="140" w:author="Auditor Interno" w:date="2019-10-10T16:35:00Z">
            <w:r w:rsidRPr="00EE2DA6" w:rsidDel="00EE2DA6">
              <w:rPr>
                <w:rStyle w:val="Hipervnculo"/>
                <w:rFonts w:ascii="Tahoma" w:hAnsi="Tahoma" w:cs="Tahoma"/>
                <w:b/>
                <w:noProof/>
              </w:rPr>
              <w:delText>NOTIFICACIÓN DE PROPIEDAD</w:delText>
            </w:r>
            <w:r w:rsidDel="00EE2DA6">
              <w:rPr>
                <w:noProof/>
                <w:webHidden/>
              </w:rPr>
              <w:tab/>
              <w:delText>3</w:delText>
            </w:r>
          </w:del>
        </w:p>
        <w:p w14:paraId="43DF2D25" w14:textId="24C519EA" w:rsidR="00EE2DA6" w:rsidDel="00EE2DA6" w:rsidRDefault="00EE2DA6">
          <w:pPr>
            <w:pStyle w:val="TDC2"/>
            <w:tabs>
              <w:tab w:val="left" w:pos="660"/>
              <w:tab w:val="right" w:leader="dot" w:pos="8827"/>
            </w:tabs>
            <w:rPr>
              <w:del w:id="141" w:author="Auditor Interno" w:date="2019-10-10T16:35:00Z"/>
              <w:noProof/>
            </w:rPr>
          </w:pPr>
          <w:del w:id="142" w:author="Auditor Interno" w:date="2019-10-10T16:35:00Z">
            <w:r w:rsidRPr="00EE2DA6" w:rsidDel="00EE2DA6">
              <w:rPr>
                <w:rStyle w:val="Hipervnculo"/>
                <w:noProof/>
              </w:rPr>
              <w:delText>4)</w:delText>
            </w:r>
            <w:r w:rsidDel="00EE2DA6">
              <w:rPr>
                <w:noProof/>
              </w:rPr>
              <w:tab/>
            </w:r>
            <w:r w:rsidRPr="00EE2DA6" w:rsidDel="00EE2DA6">
              <w:rPr>
                <w:rStyle w:val="Hipervnculo"/>
                <w:noProof/>
              </w:rPr>
              <w:delText>REQUISITOS DE LA COMPROBACIÓN.</w:delText>
            </w:r>
            <w:r w:rsidDel="00EE2DA6">
              <w:rPr>
                <w:noProof/>
                <w:webHidden/>
              </w:rPr>
              <w:tab/>
              <w:delText>4</w:delText>
            </w:r>
          </w:del>
        </w:p>
        <w:p w14:paraId="1FEA0884" w14:textId="21457939" w:rsidR="00EE2DA6" w:rsidRDefault="00EE2DA6">
          <w:pPr>
            <w:rPr>
              <w:ins w:id="143" w:author="Auditor Interno" w:date="2019-10-10T16:34:00Z"/>
            </w:rPr>
          </w:pPr>
          <w:ins w:id="144" w:author="Auditor Interno" w:date="2019-10-10T16:34:00Z">
            <w:r>
              <w:rPr>
                <w:b/>
                <w:bCs/>
              </w:rPr>
              <w:fldChar w:fldCharType="end"/>
            </w:r>
          </w:ins>
        </w:p>
        <w:customXmlInsRangeStart w:id="145" w:author="Auditor Interno" w:date="2019-10-10T16:34:00Z"/>
      </w:sdtContent>
    </w:sdt>
    <w:customXmlInsRangeEnd w:id="145"/>
    <w:p w14:paraId="66D6CAF5" w14:textId="5C51ED98" w:rsidR="00AB72C7" w:rsidDel="000D1276" w:rsidRDefault="00AB72C7" w:rsidP="007F0670">
      <w:pPr>
        <w:pStyle w:val="Ttulo1"/>
        <w:jc w:val="center"/>
        <w:rPr>
          <w:del w:id="146" w:author="Auditor Interno" w:date="2019-10-10T16:18:00Z"/>
          <w:rFonts w:ascii="Ink Free" w:hAnsi="Ink Free"/>
          <w:color w:val="auto"/>
        </w:rPr>
      </w:pPr>
    </w:p>
    <w:p w14:paraId="4E14BF01" w14:textId="0CF05A97" w:rsidR="000D1276" w:rsidRDefault="000D1276" w:rsidP="000D1276">
      <w:pPr>
        <w:rPr>
          <w:ins w:id="147" w:author="Auditor Interno" w:date="2019-10-10T16:40:00Z"/>
        </w:rPr>
      </w:pPr>
    </w:p>
    <w:p w14:paraId="7BD0026E" w14:textId="75FA4346" w:rsidR="000D1276" w:rsidRDefault="000D1276" w:rsidP="000D1276">
      <w:pPr>
        <w:rPr>
          <w:ins w:id="148" w:author="Auditor Interno" w:date="2019-10-10T16:40:00Z"/>
        </w:rPr>
      </w:pPr>
    </w:p>
    <w:p w14:paraId="1CF3C473" w14:textId="4EC43888" w:rsidR="000D1276" w:rsidRDefault="000D1276" w:rsidP="000D1276">
      <w:pPr>
        <w:rPr>
          <w:ins w:id="149" w:author="Auditor Interno" w:date="2019-10-10T16:40:00Z"/>
        </w:rPr>
      </w:pPr>
    </w:p>
    <w:p w14:paraId="58B9A18E" w14:textId="6477B0DB" w:rsidR="000D1276" w:rsidRDefault="000D1276" w:rsidP="000D1276">
      <w:pPr>
        <w:rPr>
          <w:ins w:id="150" w:author="Auditor Interno" w:date="2019-10-10T16:40:00Z"/>
        </w:rPr>
      </w:pPr>
    </w:p>
    <w:p w14:paraId="5EC8AD74" w14:textId="53B32A8F" w:rsidR="000D1276" w:rsidRDefault="000D1276" w:rsidP="000D1276">
      <w:pPr>
        <w:rPr>
          <w:ins w:id="151" w:author="Auditor Interno" w:date="2019-10-10T16:40:00Z"/>
        </w:rPr>
      </w:pPr>
    </w:p>
    <w:p w14:paraId="1B748D9D" w14:textId="61697575" w:rsidR="000D1276" w:rsidRDefault="000D1276" w:rsidP="000D1276">
      <w:pPr>
        <w:rPr>
          <w:ins w:id="152" w:author="Auditor Interno" w:date="2019-10-10T16:40:00Z"/>
        </w:rPr>
      </w:pPr>
    </w:p>
    <w:p w14:paraId="25CBF6E7" w14:textId="1CCBB6E4" w:rsidR="000D1276" w:rsidRDefault="000D1276" w:rsidP="000D1276">
      <w:pPr>
        <w:rPr>
          <w:ins w:id="153" w:author="Auditor Interno" w:date="2019-10-10T16:40:00Z"/>
        </w:rPr>
      </w:pPr>
    </w:p>
    <w:p w14:paraId="4E33FA6E" w14:textId="3B1B313E" w:rsidR="000D1276" w:rsidRDefault="000D1276" w:rsidP="000D1276">
      <w:pPr>
        <w:rPr>
          <w:ins w:id="154" w:author="Auditor Interno" w:date="2019-10-10T16:40:00Z"/>
        </w:rPr>
      </w:pPr>
    </w:p>
    <w:p w14:paraId="1D3CE4DA" w14:textId="4424440E" w:rsidR="000D1276" w:rsidRDefault="000D1276" w:rsidP="000D1276">
      <w:pPr>
        <w:rPr>
          <w:ins w:id="155" w:author="Auditor Interno" w:date="2019-10-10T16:40:00Z"/>
        </w:rPr>
      </w:pPr>
    </w:p>
    <w:p w14:paraId="3E53A427" w14:textId="29CD488E" w:rsidR="000D1276" w:rsidRDefault="000D1276" w:rsidP="000D1276">
      <w:pPr>
        <w:rPr>
          <w:ins w:id="156" w:author="Auditor Interno" w:date="2019-10-10T16:40:00Z"/>
        </w:rPr>
      </w:pPr>
    </w:p>
    <w:p w14:paraId="43654800" w14:textId="2A1CAB5F" w:rsidR="000D1276" w:rsidRDefault="000D1276" w:rsidP="000D1276">
      <w:pPr>
        <w:rPr>
          <w:ins w:id="157" w:author="Auditor Interno" w:date="2019-10-10T16:48:00Z"/>
        </w:rPr>
      </w:pPr>
    </w:p>
    <w:p w14:paraId="28E72D09" w14:textId="0776CFDB" w:rsidR="00D82CA0" w:rsidRDefault="00D82CA0" w:rsidP="000D1276">
      <w:pPr>
        <w:rPr>
          <w:ins w:id="158" w:author="Auditor Interno" w:date="2019-10-10T16:48:00Z"/>
        </w:rPr>
      </w:pPr>
    </w:p>
    <w:p w14:paraId="7410B137" w14:textId="607E66DB" w:rsidR="00D82CA0" w:rsidRDefault="00D82CA0">
      <w:pPr>
        <w:rPr>
          <w:ins w:id="159" w:author="Auditor Interno" w:date="2019-10-11T13:20:00Z"/>
        </w:rPr>
      </w:pPr>
    </w:p>
    <w:p w14:paraId="6C3CD87E" w14:textId="77777777" w:rsidR="00F16C87" w:rsidRPr="000D1276" w:rsidRDefault="00F16C87">
      <w:pPr>
        <w:rPr>
          <w:ins w:id="160" w:author="Auditor Interno" w:date="2019-10-10T16:40:00Z"/>
          <w:rPrChange w:id="161" w:author="Auditor Interno" w:date="2019-10-10T16:40:00Z">
            <w:rPr>
              <w:ins w:id="162" w:author="Auditor Interno" w:date="2019-10-10T16:40:00Z"/>
              <w:rFonts w:ascii="Tahoma" w:hAnsi="Tahoma" w:cs="Tahoma"/>
              <w:color w:val="000000"/>
            </w:rPr>
          </w:rPrChange>
        </w:rPr>
      </w:pPr>
    </w:p>
    <w:p w14:paraId="5935147C" w14:textId="6D3B5A08" w:rsidR="00AB72C7" w:rsidRPr="007F0670" w:rsidDel="00834D28" w:rsidRDefault="00AB72C7">
      <w:pPr>
        <w:pStyle w:val="Ttulo1"/>
        <w:jc w:val="center"/>
        <w:rPr>
          <w:del w:id="163" w:author="Auditor Interno" w:date="2019-10-10T16:18:00Z"/>
          <w:rFonts w:ascii="Ink Free" w:eastAsia="Calibri" w:hAnsi="Ink Free"/>
          <w:b/>
          <w:sz w:val="22"/>
          <w:szCs w:val="22"/>
          <w:lang w:val="es-MX" w:eastAsia="en-US"/>
          <w:rPrChange w:id="164" w:author="Auditor Interno" w:date="2019-10-10T16:33:00Z">
            <w:rPr>
              <w:del w:id="165" w:author="Auditor Interno" w:date="2019-10-10T16:18:00Z"/>
              <w:rFonts w:ascii="Tahoma" w:eastAsia="Calibri" w:hAnsi="Tahoma" w:cs="Tahoma"/>
              <w:b/>
              <w:sz w:val="22"/>
              <w:szCs w:val="22"/>
              <w:lang w:val="es-MX" w:eastAsia="en-US"/>
            </w:rPr>
          </w:rPrChange>
        </w:rPr>
        <w:pPrChange w:id="166" w:author="Auditor Interno" w:date="2019-10-10T16:33:00Z">
          <w:pPr>
            <w:spacing w:before="60" w:after="60"/>
            <w:jc w:val="both"/>
          </w:pPr>
        </w:pPrChange>
      </w:pPr>
    </w:p>
    <w:p w14:paraId="645FC012" w14:textId="4EEA435A" w:rsidR="00AB72C7" w:rsidRPr="007F0670" w:rsidDel="00834D28" w:rsidRDefault="00982256">
      <w:pPr>
        <w:pStyle w:val="Ttulo1"/>
        <w:jc w:val="center"/>
        <w:rPr>
          <w:del w:id="167" w:author="Auditor Interno" w:date="2019-10-10T16:18:00Z"/>
          <w:rFonts w:ascii="Ink Free" w:eastAsia="Calibri" w:hAnsi="Ink Free"/>
          <w:b/>
          <w:sz w:val="22"/>
          <w:szCs w:val="22"/>
          <w:lang w:val="es-MX" w:eastAsia="en-US"/>
          <w:rPrChange w:id="168" w:author="Auditor Interno" w:date="2019-10-10T16:33:00Z">
            <w:rPr>
              <w:del w:id="169" w:author="Auditor Interno" w:date="2019-10-10T16:18:00Z"/>
              <w:rFonts w:ascii="Tahoma" w:eastAsia="Calibri" w:hAnsi="Tahoma" w:cs="Tahoma"/>
              <w:b/>
              <w:sz w:val="22"/>
              <w:szCs w:val="22"/>
              <w:lang w:val="es-MX" w:eastAsia="en-US"/>
            </w:rPr>
          </w:rPrChange>
        </w:rPr>
        <w:pPrChange w:id="170" w:author="Auditor Interno" w:date="2019-10-10T16:33:00Z">
          <w:pPr>
            <w:spacing w:before="60" w:after="60"/>
            <w:jc w:val="both"/>
          </w:pPr>
        </w:pPrChange>
      </w:pPr>
      <w:del w:id="171" w:author="Auditor Interno" w:date="2019-10-10T16:18:00Z">
        <w:r w:rsidRPr="007F0670" w:rsidDel="00834D28">
          <w:rPr>
            <w:rFonts w:ascii="Ink Free" w:eastAsia="Calibri" w:hAnsi="Ink Free"/>
            <w:b/>
            <w:noProof/>
            <w:sz w:val="22"/>
            <w:szCs w:val="22"/>
            <w:lang w:val="es-MX" w:eastAsia="es-MX"/>
            <w:rPrChange w:id="172" w:author="Auditor Interno" w:date="2019-10-10T16:33:00Z">
              <w:rPr>
                <w:rFonts w:ascii="Tahoma" w:eastAsia="Calibri" w:hAnsi="Tahoma" w:cs="Tahoma"/>
                <w:b/>
                <w:noProof/>
                <w:sz w:val="22"/>
                <w:szCs w:val="22"/>
                <w:lang w:val="es-MX" w:eastAsia="es-MX"/>
              </w:rPr>
            </w:rPrChange>
          </w:rPr>
          <mc:AlternateContent>
            <mc:Choice Requires="wps">
              <w:drawing>
                <wp:anchor distT="0" distB="0" distL="114300" distR="114300" simplePos="0" relativeHeight="251660288" behindDoc="0" locked="0" layoutInCell="1" allowOverlap="1" wp14:anchorId="27823F5E" wp14:editId="69DEA5EE">
                  <wp:simplePos x="0" y="0"/>
                  <wp:positionH relativeFrom="column">
                    <wp:posOffset>-151765</wp:posOffset>
                  </wp:positionH>
                  <wp:positionV relativeFrom="paragraph">
                    <wp:posOffset>203835</wp:posOffset>
                  </wp:positionV>
                  <wp:extent cx="5628640" cy="2879725"/>
                  <wp:effectExtent l="22860" t="19050" r="34925" b="44450"/>
                  <wp:wrapNone/>
                  <wp:docPr id="2" name="Rectangl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628640" cy="2879725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FF0000"/>
                          </a:solidFill>
                          <a:ln w="38100">
                            <a:solidFill>
                              <a:srgbClr val="F2F2F2"/>
                            </a:solidFill>
                            <a:round/>
                            <a:headEnd/>
                            <a:tailEnd/>
                          </a:ln>
                          <a:effectLst>
                            <a:outerShdw dist="28398" dir="3806097" algn="ctr" rotWithShape="0">
                              <a:srgbClr val="375623">
                                <a:alpha val="50000"/>
                              </a:srgbClr>
                            </a:outerShdw>
                          </a:effectLst>
                        </wps:spPr>
                        <wps:txbx>
                          <w:txbxContent>
                            <w:p w14:paraId="75630CA2" w14:textId="77777777" w:rsidR="00BA4F88" w:rsidRPr="00AB72C7" w:rsidRDefault="00BA4F88" w:rsidP="001A313D">
                              <w:pPr>
                                <w:pStyle w:val="Encabezado"/>
                                <w:jc w:val="center"/>
                                <w:rPr>
                                  <w:rFonts w:ascii="Tahoma" w:hAnsi="Tahoma" w:cs="Tahoma"/>
                                  <w:b/>
                                  <w:bCs/>
                                  <w:color w:val="FFFFFF" w:themeColor="background1"/>
                                  <w:spacing w:val="20"/>
                                  <w:sz w:val="28"/>
                                </w:rPr>
                              </w:pPr>
                              <w:r w:rsidRPr="00AB72C7">
                                <w:rPr>
                                  <w:rFonts w:ascii="Tahoma" w:hAnsi="Tahoma" w:cs="Tahoma"/>
                                  <w:b/>
                                  <w:bCs/>
                                  <w:color w:val="FFFFFF" w:themeColor="background1"/>
                                  <w:spacing w:val="20"/>
                                  <w:sz w:val="28"/>
                                </w:rPr>
                                <w:t>NOTIFICACIÓN DE PROPIEDAD:</w:t>
                              </w:r>
                            </w:p>
                            <w:p w14:paraId="73E8956A" w14:textId="77777777" w:rsidR="00BA4F88" w:rsidRPr="00AB72C7" w:rsidRDefault="00BA4F88" w:rsidP="001A313D">
                              <w:pPr>
                                <w:pStyle w:val="Default"/>
                                <w:rPr>
                                  <w:color w:val="FFFFFF" w:themeColor="background1"/>
                                  <w:lang w:val="es-MX"/>
                                </w:rPr>
                              </w:pPr>
                            </w:p>
                            <w:p w14:paraId="3CB8F95F" w14:textId="4DD23942" w:rsidR="00BA4F88" w:rsidRPr="00AB72C7" w:rsidRDefault="00BA4F88" w:rsidP="001A313D">
                              <w:pPr>
                                <w:pStyle w:val="Encabezado"/>
                                <w:ind w:right="374"/>
                                <w:jc w:val="both"/>
                                <w:rPr>
                                  <w:rFonts w:ascii="Tahoma" w:hAnsi="Tahoma" w:cs="Tahoma"/>
                                  <w:bCs/>
                                  <w:color w:val="FFFFFF" w:themeColor="background1"/>
                                  <w:spacing w:val="20"/>
                                  <w:sz w:val="28"/>
                                </w:rPr>
                              </w:pPr>
                              <w:r w:rsidRPr="00AB72C7">
                                <w:rPr>
                                  <w:rFonts w:ascii="Tahoma" w:hAnsi="Tahoma" w:cs="Tahoma"/>
                                  <w:bCs/>
                                  <w:color w:val="FFFFFF" w:themeColor="background1"/>
                                  <w:spacing w:val="20"/>
                                  <w:sz w:val="28"/>
                                </w:rPr>
                                <w:t xml:space="preserve">LA INFORMACIÓN CONTENIDA EN ESTE DOCUMENTO ES PROPIEDAD EXCLUSIVA DE LA </w:t>
                              </w:r>
                              <w:r w:rsidRPr="00AB72C7">
                                <w:rPr>
                                  <w:rFonts w:ascii="Tahoma" w:hAnsi="Tahoma" w:cs="Tahoma"/>
                                  <w:b/>
                                  <w:bCs/>
                                  <w:color w:val="FFFFFF" w:themeColor="background1"/>
                                  <w:spacing w:val="20"/>
                                  <w:sz w:val="28"/>
                                </w:rPr>
                                <w:t xml:space="preserve">CAJA </w:t>
                              </w:r>
                              <w:del w:id="173" w:author="Auditor Interno" w:date="2019-01-02T13:39:00Z">
                                <w:r w:rsidRPr="00AB72C7" w:rsidDel="00BC5885"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FFFFFF" w:themeColor="background1"/>
                                    <w:spacing w:val="20"/>
                                    <w:sz w:val="28"/>
                                  </w:rPr>
                                  <w:delText>SOLIDARIA</w:delText>
                                </w:r>
                              </w:del>
                              <w:ins w:id="174" w:author="Auditor Interno" w:date="2019-01-02T13:39:00Z"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FFFFFF" w:themeColor="background1"/>
                                    <w:spacing w:val="20"/>
                                    <w:sz w:val="28"/>
                                  </w:rPr>
                                  <w:t>TEPIC</w:t>
                                </w:r>
                              </w:ins>
                              <w:del w:id="175" w:author="Auditor Interno" w:date="2019-01-02T13:39:00Z">
                                <w:r w:rsidDel="00BC5885"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FFFFFF" w:themeColor="background1"/>
                                    <w:spacing w:val="20"/>
                                    <w:sz w:val="28"/>
                                    <w:lang w:val="es-MX"/>
                                  </w:rPr>
                                  <w:delText xml:space="preserve"> TEPIC</w:delText>
                                </w:r>
                              </w:del>
                              <w:r w:rsidRPr="00AB72C7">
                                <w:rPr>
                                  <w:rFonts w:ascii="Tahoma" w:hAnsi="Tahoma" w:cs="Tahoma"/>
                                  <w:b/>
                                  <w:bCs/>
                                  <w:color w:val="FFFFFF" w:themeColor="background1"/>
                                  <w:spacing w:val="20"/>
                                  <w:sz w:val="28"/>
                                </w:rPr>
                                <w:t>, SC DE AP DE RL DE CV</w:t>
                              </w:r>
                              <w:r w:rsidRPr="00AB72C7">
                                <w:rPr>
                                  <w:rFonts w:ascii="Tahoma" w:hAnsi="Tahoma" w:cs="Tahoma"/>
                                  <w:bCs/>
                                  <w:color w:val="FFFFFF" w:themeColor="background1"/>
                                  <w:spacing w:val="20"/>
                                  <w:sz w:val="28"/>
                                </w:rPr>
                                <w:t xml:space="preserve"> Y NO DEBERÁ SER MOSTRADO, REPRODUCIDO O PUBLICADO FUERA DE LA CAJA </w:t>
                              </w:r>
                              <w:del w:id="176" w:author="Auditor Interno" w:date="2019-01-02T13:39:00Z">
                                <w:r w:rsidRPr="00AB72C7" w:rsidDel="00BC5885">
                                  <w:rPr>
                                    <w:rFonts w:ascii="Tahoma" w:hAnsi="Tahoma" w:cs="Tahoma"/>
                                    <w:bCs/>
                                    <w:color w:val="FFFFFF" w:themeColor="background1"/>
                                    <w:spacing w:val="20"/>
                                    <w:sz w:val="28"/>
                                  </w:rPr>
                                  <w:delText>SOLIDARIA</w:delText>
                                </w:r>
                              </w:del>
                              <w:ins w:id="177" w:author="Auditor Interno" w:date="2019-01-02T13:39:00Z">
                                <w:r>
                                  <w:rPr>
                                    <w:rFonts w:ascii="Tahoma" w:hAnsi="Tahoma" w:cs="Tahoma"/>
                                    <w:bCs/>
                                    <w:color w:val="FFFFFF" w:themeColor="background1"/>
                                    <w:spacing w:val="20"/>
                                    <w:sz w:val="28"/>
                                  </w:rPr>
                                  <w:t>TEPIC</w:t>
                                </w:r>
                              </w:ins>
                              <w:r w:rsidRPr="00AB72C7">
                                <w:rPr>
                                  <w:rFonts w:ascii="Tahoma" w:hAnsi="Tahoma" w:cs="Tahoma"/>
                                  <w:bCs/>
                                  <w:color w:val="FFFFFF" w:themeColor="background1"/>
                                  <w:spacing w:val="20"/>
                                  <w:sz w:val="28"/>
                                  <w:lang w:val="es-MX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 w:cs="Tahoma"/>
                                  <w:bCs/>
                                  <w:color w:val="FFFFFF" w:themeColor="background1"/>
                                  <w:spacing w:val="20"/>
                                  <w:sz w:val="28"/>
                                  <w:lang w:val="es-MX"/>
                                </w:rPr>
                                <w:t>TEPIC</w:t>
                              </w:r>
                              <w:r w:rsidRPr="00AB72C7">
                                <w:rPr>
                                  <w:rFonts w:ascii="Tahoma" w:hAnsi="Tahoma" w:cs="Tahoma"/>
                                  <w:bCs/>
                                  <w:color w:val="FFFFFF" w:themeColor="background1"/>
                                  <w:spacing w:val="20"/>
                                  <w:sz w:val="28"/>
                                </w:rPr>
                                <w:t xml:space="preserve"> SC DE AP DE RL DE CV, SIN PREVIO PERMISO POR ESCRITO DEL PRESIDENTE DEL CONSEJO DE ADMINISTRACIÓN Y/O GERENTE GENERAL.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oundrect w14:anchorId="27823F5E" id="Rectangle 2" o:spid="_x0000_s1033" style="position:absolute;left:0;text-align:left;margin-left:-11.95pt;margin-top:16.05pt;width:443.2pt;height:226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" fillcolor="red" strokecolor="#f2f2f2" strokeweight="3pt">
                  <v:shadow on="t" color="#375623" opacity=".5" offset="1pt"/>
                  <v:textbox>
                    <w:txbxContent>
                      <w:p w14:paraId="75630CA2" w14:textId="77777777" w:rsidR="00BA4F88" w:rsidRPr="00AB72C7" w:rsidRDefault="00BA4F88" w:rsidP="001A313D">
                        <w:pPr>
                          <w:pStyle w:val="Encabezado"/>
                          <w:jc w:val="center"/>
                          <w:rPr>
                            <w:rFonts w:ascii="Tahoma" w:hAnsi="Tahoma" w:cs="Tahoma"/>
                            <w:b/>
                            <w:bCs/>
                            <w:color w:val="FFFFFF" w:themeColor="background1"/>
                            <w:spacing w:val="20"/>
                            <w:sz w:val="28"/>
                          </w:rPr>
                        </w:pPr>
                        <w:r w:rsidRPr="00AB72C7">
                          <w:rPr>
                            <w:rFonts w:ascii="Tahoma" w:hAnsi="Tahoma" w:cs="Tahoma"/>
                            <w:b/>
                            <w:bCs/>
                            <w:color w:val="FFFFFF" w:themeColor="background1"/>
                            <w:spacing w:val="20"/>
                            <w:sz w:val="28"/>
                          </w:rPr>
                          <w:t>NOTIFICACIÓN DE PROPIEDAD:</w:t>
                        </w:r>
                      </w:p>
                      <w:p w14:paraId="73E8956A" w14:textId="77777777" w:rsidR="00BA4F88" w:rsidRPr="00AB72C7" w:rsidRDefault="00BA4F88" w:rsidP="001A313D">
                        <w:pPr>
                          <w:pStyle w:val="Default"/>
                          <w:rPr>
                            <w:color w:val="FFFFFF" w:themeColor="background1"/>
                            <w:lang w:val="es-MX"/>
                          </w:rPr>
                        </w:pPr>
                      </w:p>
                      <w:p w14:paraId="3CB8F95F" w14:textId="4DD23942" w:rsidR="00BA4F88" w:rsidRPr="00AB72C7" w:rsidRDefault="00BA4F88" w:rsidP="001A313D">
                        <w:pPr>
                          <w:pStyle w:val="Encabezado"/>
                          <w:ind w:right="374"/>
                          <w:jc w:val="both"/>
                          <w:rPr>
                            <w:rFonts w:ascii="Tahoma" w:hAnsi="Tahoma" w:cs="Tahoma"/>
                            <w:bCs/>
                            <w:color w:val="FFFFFF" w:themeColor="background1"/>
                            <w:spacing w:val="20"/>
                            <w:sz w:val="28"/>
                          </w:rPr>
                        </w:pPr>
                        <w:r w:rsidRPr="00AB72C7">
                          <w:rPr>
                            <w:rFonts w:ascii="Tahoma" w:hAnsi="Tahoma" w:cs="Tahoma"/>
                            <w:bCs/>
                            <w:color w:val="FFFFFF" w:themeColor="background1"/>
                            <w:spacing w:val="20"/>
                            <w:sz w:val="28"/>
                          </w:rPr>
                          <w:t xml:space="preserve">LA INFORMACIÓN CONTENIDA EN ESTE DOCUMENTO ES PROPIEDAD EXCLUSIVA DE LA </w:t>
                        </w:r>
                        <w:r w:rsidRPr="00AB72C7">
                          <w:rPr>
                            <w:rFonts w:ascii="Tahoma" w:hAnsi="Tahoma" w:cs="Tahoma"/>
                            <w:b/>
                            <w:bCs/>
                            <w:color w:val="FFFFFF" w:themeColor="background1"/>
                            <w:spacing w:val="20"/>
                            <w:sz w:val="28"/>
                          </w:rPr>
                          <w:t xml:space="preserve">CAJA </w:t>
                        </w:r>
                        <w:del w:id="153" w:author="Auditor Interno" w:date="2019-01-02T13:39:00Z">
                          <w:r w:rsidRPr="00AB72C7" w:rsidDel="00BC5885">
                            <w:rPr>
                              <w:rFonts w:ascii="Tahoma" w:hAnsi="Tahoma" w:cs="Tahoma"/>
                              <w:b/>
                              <w:bCs/>
                              <w:color w:val="FFFFFF" w:themeColor="background1"/>
                              <w:spacing w:val="20"/>
                              <w:sz w:val="28"/>
                            </w:rPr>
                            <w:delText>SOLIDARIA</w:delText>
                          </w:r>
                        </w:del>
                        <w:ins w:id="154" w:author="Auditor Interno" w:date="2019-01-02T13:39:00Z"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FFFFFF" w:themeColor="background1"/>
                              <w:spacing w:val="20"/>
                              <w:sz w:val="28"/>
                            </w:rPr>
                            <w:t>TEPIC</w:t>
                          </w:r>
                        </w:ins>
                        <w:del w:id="155" w:author="Auditor Interno" w:date="2019-01-02T13:39:00Z">
                          <w:r w:rsidDel="00BC5885">
                            <w:rPr>
                              <w:rFonts w:ascii="Tahoma" w:hAnsi="Tahoma" w:cs="Tahoma"/>
                              <w:b/>
                              <w:bCs/>
                              <w:color w:val="FFFFFF" w:themeColor="background1"/>
                              <w:spacing w:val="20"/>
                              <w:sz w:val="28"/>
                              <w:lang w:val="es-MX"/>
                            </w:rPr>
                            <w:delText xml:space="preserve"> TEPIC</w:delText>
                          </w:r>
                        </w:del>
                        <w:r w:rsidRPr="00AB72C7">
                          <w:rPr>
                            <w:rFonts w:ascii="Tahoma" w:hAnsi="Tahoma" w:cs="Tahoma"/>
                            <w:b/>
                            <w:bCs/>
                            <w:color w:val="FFFFFF" w:themeColor="background1"/>
                            <w:spacing w:val="20"/>
                            <w:sz w:val="28"/>
                          </w:rPr>
                          <w:t>, SC DE AP DE RL DE CV</w:t>
                        </w:r>
                        <w:r w:rsidRPr="00AB72C7">
                          <w:rPr>
                            <w:rFonts w:ascii="Tahoma" w:hAnsi="Tahoma" w:cs="Tahoma"/>
                            <w:bCs/>
                            <w:color w:val="FFFFFF" w:themeColor="background1"/>
                            <w:spacing w:val="20"/>
                            <w:sz w:val="28"/>
                          </w:rPr>
                          <w:t xml:space="preserve"> Y NO DEBERÁ SER MOSTRADO, REPRODUCIDO O PUBLICADO FUERA DE LA CAJA </w:t>
                        </w:r>
                        <w:del w:id="156" w:author="Auditor Interno" w:date="2019-01-02T13:39:00Z">
                          <w:r w:rsidRPr="00AB72C7" w:rsidDel="00BC5885">
                            <w:rPr>
                              <w:rFonts w:ascii="Tahoma" w:hAnsi="Tahoma" w:cs="Tahoma"/>
                              <w:bCs/>
                              <w:color w:val="FFFFFF" w:themeColor="background1"/>
                              <w:spacing w:val="20"/>
                              <w:sz w:val="28"/>
                            </w:rPr>
                            <w:delText>SOLIDARIA</w:delText>
                          </w:r>
                        </w:del>
                        <w:ins w:id="157" w:author="Auditor Interno" w:date="2019-01-02T13:39:00Z">
                          <w:r>
                            <w:rPr>
                              <w:rFonts w:ascii="Tahoma" w:hAnsi="Tahoma" w:cs="Tahoma"/>
                              <w:bCs/>
                              <w:color w:val="FFFFFF" w:themeColor="background1"/>
                              <w:spacing w:val="20"/>
                              <w:sz w:val="28"/>
                            </w:rPr>
                            <w:t>TEPIC</w:t>
                          </w:r>
                        </w:ins>
                        <w:r w:rsidRPr="00AB72C7">
                          <w:rPr>
                            <w:rFonts w:ascii="Tahoma" w:hAnsi="Tahoma" w:cs="Tahoma"/>
                            <w:bCs/>
                            <w:color w:val="FFFFFF" w:themeColor="background1"/>
                            <w:spacing w:val="20"/>
                            <w:sz w:val="28"/>
                            <w:lang w:val="es-MX"/>
                          </w:rPr>
                          <w:t xml:space="preserve"> </w:t>
                        </w:r>
                        <w:r>
                          <w:rPr>
                            <w:rFonts w:ascii="Tahoma" w:hAnsi="Tahoma" w:cs="Tahoma"/>
                            <w:bCs/>
                            <w:color w:val="FFFFFF" w:themeColor="background1"/>
                            <w:spacing w:val="20"/>
                            <w:sz w:val="28"/>
                            <w:lang w:val="es-MX"/>
                          </w:rPr>
                          <w:t>TEPIC</w:t>
                        </w:r>
                        <w:r w:rsidRPr="00AB72C7">
                          <w:rPr>
                            <w:rFonts w:ascii="Tahoma" w:hAnsi="Tahoma" w:cs="Tahoma"/>
                            <w:bCs/>
                            <w:color w:val="FFFFFF" w:themeColor="background1"/>
                            <w:spacing w:val="20"/>
                            <w:sz w:val="28"/>
                          </w:rPr>
                          <w:t xml:space="preserve"> SC DE AP DE RL DE CV, SIN PREVIO PERMISO POR ESCRITO DEL PRESIDENTE DEL CONSEJO DE ADMINISTRACIÓN Y/O GERENTE GENERAL.</w:t>
                        </w:r>
                      </w:p>
                    </w:txbxContent>
                  </v:textbox>
                </v:roundrect>
              </w:pict>
            </mc:Fallback>
          </mc:AlternateContent>
        </w:r>
      </w:del>
    </w:p>
    <w:p w14:paraId="48586960" w14:textId="0C26BCE6" w:rsidR="00AB72C7" w:rsidRPr="007F0670" w:rsidDel="00834D28" w:rsidRDefault="00AB72C7">
      <w:pPr>
        <w:pStyle w:val="Ttulo1"/>
        <w:jc w:val="center"/>
        <w:rPr>
          <w:del w:id="178" w:author="Auditor Interno" w:date="2019-10-10T16:18:00Z"/>
          <w:rFonts w:ascii="Ink Free" w:eastAsia="Calibri" w:hAnsi="Ink Free"/>
          <w:b/>
          <w:sz w:val="22"/>
          <w:szCs w:val="22"/>
          <w:lang w:val="es-MX" w:eastAsia="en-US"/>
          <w:rPrChange w:id="179" w:author="Auditor Interno" w:date="2019-10-10T16:33:00Z">
            <w:rPr>
              <w:del w:id="180" w:author="Auditor Interno" w:date="2019-10-10T16:18:00Z"/>
              <w:rFonts w:ascii="Tahoma" w:eastAsia="Calibri" w:hAnsi="Tahoma" w:cs="Tahoma"/>
              <w:b/>
              <w:sz w:val="22"/>
              <w:szCs w:val="22"/>
              <w:lang w:val="es-MX" w:eastAsia="en-US"/>
            </w:rPr>
          </w:rPrChange>
        </w:rPr>
        <w:pPrChange w:id="181" w:author="Auditor Interno" w:date="2019-10-10T16:33:00Z">
          <w:pPr>
            <w:spacing w:before="60" w:after="60"/>
            <w:jc w:val="both"/>
          </w:pPr>
        </w:pPrChange>
      </w:pPr>
    </w:p>
    <w:p w14:paraId="02CF64DD" w14:textId="452977EE" w:rsidR="00AB72C7" w:rsidRPr="007F0670" w:rsidDel="00834D28" w:rsidRDefault="00AB72C7">
      <w:pPr>
        <w:pStyle w:val="Ttulo1"/>
        <w:jc w:val="center"/>
        <w:rPr>
          <w:del w:id="182" w:author="Auditor Interno" w:date="2019-10-10T16:18:00Z"/>
          <w:rFonts w:ascii="Ink Free" w:eastAsia="Calibri" w:hAnsi="Ink Free"/>
          <w:b/>
          <w:sz w:val="22"/>
          <w:szCs w:val="22"/>
          <w:lang w:val="es-MX" w:eastAsia="en-US"/>
          <w:rPrChange w:id="183" w:author="Auditor Interno" w:date="2019-10-10T16:33:00Z">
            <w:rPr>
              <w:del w:id="184" w:author="Auditor Interno" w:date="2019-10-10T16:18:00Z"/>
              <w:rFonts w:ascii="Tahoma" w:eastAsia="Calibri" w:hAnsi="Tahoma" w:cs="Tahoma"/>
              <w:b/>
              <w:sz w:val="22"/>
              <w:szCs w:val="22"/>
              <w:lang w:val="es-MX" w:eastAsia="en-US"/>
            </w:rPr>
          </w:rPrChange>
        </w:rPr>
        <w:pPrChange w:id="185" w:author="Auditor Interno" w:date="2019-10-10T16:33:00Z">
          <w:pPr>
            <w:spacing w:before="60" w:after="60"/>
            <w:jc w:val="both"/>
          </w:pPr>
        </w:pPrChange>
      </w:pPr>
    </w:p>
    <w:p w14:paraId="695D35B8" w14:textId="62EABE06" w:rsidR="00AB72C7" w:rsidRPr="007F0670" w:rsidDel="00834D28" w:rsidRDefault="00AB72C7">
      <w:pPr>
        <w:pStyle w:val="Ttulo1"/>
        <w:jc w:val="center"/>
        <w:rPr>
          <w:del w:id="186" w:author="Auditor Interno" w:date="2019-10-10T16:18:00Z"/>
          <w:rFonts w:ascii="Ink Free" w:eastAsia="Calibri" w:hAnsi="Ink Free"/>
          <w:b/>
          <w:sz w:val="22"/>
          <w:szCs w:val="22"/>
          <w:lang w:val="es-MX" w:eastAsia="en-US"/>
          <w:rPrChange w:id="187" w:author="Auditor Interno" w:date="2019-10-10T16:33:00Z">
            <w:rPr>
              <w:del w:id="188" w:author="Auditor Interno" w:date="2019-10-10T16:18:00Z"/>
              <w:rFonts w:ascii="Tahoma" w:eastAsia="Calibri" w:hAnsi="Tahoma" w:cs="Tahoma"/>
              <w:b/>
              <w:sz w:val="22"/>
              <w:szCs w:val="22"/>
              <w:lang w:val="es-MX" w:eastAsia="en-US"/>
            </w:rPr>
          </w:rPrChange>
        </w:rPr>
        <w:pPrChange w:id="189" w:author="Auditor Interno" w:date="2019-10-10T16:33:00Z">
          <w:pPr>
            <w:spacing w:before="60" w:after="60"/>
            <w:jc w:val="both"/>
          </w:pPr>
        </w:pPrChange>
      </w:pPr>
    </w:p>
    <w:p w14:paraId="37E2BFF8" w14:textId="6288E0D7" w:rsidR="00AB72C7" w:rsidRPr="007F0670" w:rsidDel="00834D28" w:rsidRDefault="00AB72C7">
      <w:pPr>
        <w:pStyle w:val="Ttulo1"/>
        <w:jc w:val="center"/>
        <w:rPr>
          <w:del w:id="190" w:author="Auditor Interno" w:date="2019-10-10T16:18:00Z"/>
          <w:rFonts w:ascii="Ink Free" w:eastAsia="Calibri" w:hAnsi="Ink Free"/>
          <w:b/>
          <w:sz w:val="22"/>
          <w:szCs w:val="22"/>
          <w:lang w:val="es-MX" w:eastAsia="en-US"/>
          <w:rPrChange w:id="191" w:author="Auditor Interno" w:date="2019-10-10T16:33:00Z">
            <w:rPr>
              <w:del w:id="192" w:author="Auditor Interno" w:date="2019-10-10T16:18:00Z"/>
              <w:rFonts w:ascii="Tahoma" w:eastAsia="Calibri" w:hAnsi="Tahoma" w:cs="Tahoma"/>
              <w:b/>
              <w:sz w:val="22"/>
              <w:szCs w:val="22"/>
              <w:lang w:val="es-MX" w:eastAsia="en-US"/>
            </w:rPr>
          </w:rPrChange>
        </w:rPr>
        <w:pPrChange w:id="193" w:author="Auditor Interno" w:date="2019-10-10T16:33:00Z">
          <w:pPr>
            <w:spacing w:before="60" w:after="60"/>
            <w:jc w:val="both"/>
          </w:pPr>
        </w:pPrChange>
      </w:pPr>
    </w:p>
    <w:p w14:paraId="10EB5BB2" w14:textId="38269131" w:rsidR="00AB72C7" w:rsidRPr="007F0670" w:rsidDel="00834D28" w:rsidRDefault="00AB72C7">
      <w:pPr>
        <w:pStyle w:val="Ttulo1"/>
        <w:jc w:val="center"/>
        <w:rPr>
          <w:del w:id="194" w:author="Auditor Interno" w:date="2019-10-10T16:18:00Z"/>
          <w:rFonts w:ascii="Ink Free" w:eastAsia="Calibri" w:hAnsi="Ink Free"/>
          <w:b/>
          <w:sz w:val="22"/>
          <w:szCs w:val="22"/>
          <w:lang w:val="es-MX" w:eastAsia="en-US"/>
          <w:rPrChange w:id="195" w:author="Auditor Interno" w:date="2019-10-10T16:33:00Z">
            <w:rPr>
              <w:del w:id="196" w:author="Auditor Interno" w:date="2019-10-10T16:18:00Z"/>
              <w:rFonts w:ascii="Tahoma" w:eastAsia="Calibri" w:hAnsi="Tahoma" w:cs="Tahoma"/>
              <w:b/>
              <w:sz w:val="22"/>
              <w:szCs w:val="22"/>
              <w:lang w:val="es-MX" w:eastAsia="en-US"/>
            </w:rPr>
          </w:rPrChange>
        </w:rPr>
        <w:pPrChange w:id="197" w:author="Auditor Interno" w:date="2019-10-10T16:33:00Z">
          <w:pPr>
            <w:spacing w:before="60" w:after="60"/>
            <w:jc w:val="both"/>
          </w:pPr>
        </w:pPrChange>
      </w:pPr>
    </w:p>
    <w:p w14:paraId="302983E5" w14:textId="3A9CCCA8" w:rsidR="00AB72C7" w:rsidRPr="007F0670" w:rsidDel="00834D28" w:rsidRDefault="00AB72C7">
      <w:pPr>
        <w:pStyle w:val="Ttulo1"/>
        <w:jc w:val="center"/>
        <w:rPr>
          <w:del w:id="198" w:author="Auditor Interno" w:date="2019-10-10T16:18:00Z"/>
          <w:rFonts w:ascii="Ink Free" w:eastAsia="Calibri" w:hAnsi="Ink Free"/>
          <w:b/>
          <w:sz w:val="22"/>
          <w:szCs w:val="22"/>
          <w:lang w:val="es-MX" w:eastAsia="en-US"/>
          <w:rPrChange w:id="199" w:author="Auditor Interno" w:date="2019-10-10T16:33:00Z">
            <w:rPr>
              <w:del w:id="200" w:author="Auditor Interno" w:date="2019-10-10T16:18:00Z"/>
              <w:rFonts w:ascii="Tahoma" w:eastAsia="Calibri" w:hAnsi="Tahoma" w:cs="Tahoma"/>
              <w:b/>
              <w:sz w:val="22"/>
              <w:szCs w:val="22"/>
              <w:lang w:val="es-MX" w:eastAsia="en-US"/>
            </w:rPr>
          </w:rPrChange>
        </w:rPr>
        <w:pPrChange w:id="201" w:author="Auditor Interno" w:date="2019-10-10T16:33:00Z">
          <w:pPr>
            <w:spacing w:before="60" w:after="60"/>
            <w:jc w:val="both"/>
          </w:pPr>
        </w:pPrChange>
      </w:pPr>
    </w:p>
    <w:p w14:paraId="43B5C5ED" w14:textId="2C642A4A" w:rsidR="00AB72C7" w:rsidRPr="007F0670" w:rsidDel="00834D28" w:rsidRDefault="00AB72C7">
      <w:pPr>
        <w:pStyle w:val="Ttulo1"/>
        <w:jc w:val="center"/>
        <w:rPr>
          <w:del w:id="202" w:author="Auditor Interno" w:date="2019-10-10T16:18:00Z"/>
          <w:rFonts w:ascii="Ink Free" w:eastAsia="Calibri" w:hAnsi="Ink Free"/>
          <w:b/>
          <w:sz w:val="22"/>
          <w:szCs w:val="22"/>
          <w:lang w:val="es-MX" w:eastAsia="en-US"/>
          <w:rPrChange w:id="203" w:author="Auditor Interno" w:date="2019-10-10T16:33:00Z">
            <w:rPr>
              <w:del w:id="204" w:author="Auditor Interno" w:date="2019-10-10T16:18:00Z"/>
              <w:rFonts w:ascii="Tahoma" w:eastAsia="Calibri" w:hAnsi="Tahoma" w:cs="Tahoma"/>
              <w:b/>
              <w:sz w:val="22"/>
              <w:szCs w:val="22"/>
              <w:lang w:val="es-MX" w:eastAsia="en-US"/>
            </w:rPr>
          </w:rPrChange>
        </w:rPr>
        <w:pPrChange w:id="205" w:author="Auditor Interno" w:date="2019-10-10T16:33:00Z">
          <w:pPr>
            <w:spacing w:before="60" w:after="60"/>
            <w:jc w:val="both"/>
          </w:pPr>
        </w:pPrChange>
      </w:pPr>
    </w:p>
    <w:p w14:paraId="2F76F7DB" w14:textId="19B729E2" w:rsidR="00AB72C7" w:rsidRPr="007F0670" w:rsidDel="00834D28" w:rsidRDefault="00AB72C7">
      <w:pPr>
        <w:pStyle w:val="Ttulo1"/>
        <w:jc w:val="center"/>
        <w:rPr>
          <w:del w:id="206" w:author="Auditor Interno" w:date="2019-10-10T16:18:00Z"/>
          <w:rFonts w:ascii="Ink Free" w:eastAsia="Calibri" w:hAnsi="Ink Free"/>
          <w:b/>
          <w:sz w:val="22"/>
          <w:szCs w:val="22"/>
          <w:lang w:val="es-MX" w:eastAsia="en-US"/>
          <w:rPrChange w:id="207" w:author="Auditor Interno" w:date="2019-10-10T16:33:00Z">
            <w:rPr>
              <w:del w:id="208" w:author="Auditor Interno" w:date="2019-10-10T16:18:00Z"/>
              <w:rFonts w:ascii="Tahoma" w:eastAsia="Calibri" w:hAnsi="Tahoma" w:cs="Tahoma"/>
              <w:b/>
              <w:sz w:val="22"/>
              <w:szCs w:val="22"/>
              <w:lang w:val="es-MX" w:eastAsia="en-US"/>
            </w:rPr>
          </w:rPrChange>
        </w:rPr>
        <w:pPrChange w:id="209" w:author="Auditor Interno" w:date="2019-10-10T16:33:00Z">
          <w:pPr>
            <w:spacing w:before="60" w:after="60"/>
            <w:jc w:val="both"/>
          </w:pPr>
        </w:pPrChange>
      </w:pPr>
    </w:p>
    <w:p w14:paraId="020F4F79" w14:textId="22CE8424" w:rsidR="00AB72C7" w:rsidRPr="007F0670" w:rsidDel="00834D28" w:rsidRDefault="00AB72C7">
      <w:pPr>
        <w:pStyle w:val="Ttulo1"/>
        <w:jc w:val="center"/>
        <w:rPr>
          <w:del w:id="210" w:author="Auditor Interno" w:date="2019-10-10T16:18:00Z"/>
          <w:rFonts w:ascii="Ink Free" w:eastAsia="Calibri" w:hAnsi="Ink Free"/>
          <w:b/>
          <w:sz w:val="22"/>
          <w:szCs w:val="22"/>
          <w:lang w:val="es-MX" w:eastAsia="en-US"/>
          <w:rPrChange w:id="211" w:author="Auditor Interno" w:date="2019-10-10T16:33:00Z">
            <w:rPr>
              <w:del w:id="212" w:author="Auditor Interno" w:date="2019-10-10T16:18:00Z"/>
              <w:rFonts w:ascii="Tahoma" w:eastAsia="Calibri" w:hAnsi="Tahoma" w:cs="Tahoma"/>
              <w:b/>
              <w:sz w:val="22"/>
              <w:szCs w:val="22"/>
              <w:lang w:val="es-MX" w:eastAsia="en-US"/>
            </w:rPr>
          </w:rPrChange>
        </w:rPr>
        <w:pPrChange w:id="213" w:author="Auditor Interno" w:date="2019-10-10T16:33:00Z">
          <w:pPr>
            <w:spacing w:before="60" w:after="60"/>
            <w:jc w:val="both"/>
          </w:pPr>
        </w:pPrChange>
      </w:pPr>
    </w:p>
    <w:p w14:paraId="2068904D" w14:textId="67B02607" w:rsidR="00AB72C7" w:rsidRPr="007F0670" w:rsidDel="00834D28" w:rsidRDefault="00AB72C7">
      <w:pPr>
        <w:pStyle w:val="Ttulo1"/>
        <w:jc w:val="center"/>
        <w:rPr>
          <w:del w:id="214" w:author="Auditor Interno" w:date="2019-10-10T16:18:00Z"/>
          <w:rFonts w:ascii="Ink Free" w:eastAsia="Calibri" w:hAnsi="Ink Free"/>
          <w:b/>
          <w:sz w:val="22"/>
          <w:szCs w:val="22"/>
          <w:lang w:val="es-MX" w:eastAsia="en-US"/>
          <w:rPrChange w:id="215" w:author="Auditor Interno" w:date="2019-10-10T16:33:00Z">
            <w:rPr>
              <w:del w:id="216" w:author="Auditor Interno" w:date="2019-10-10T16:18:00Z"/>
              <w:rFonts w:ascii="Tahoma" w:eastAsia="Calibri" w:hAnsi="Tahoma" w:cs="Tahoma"/>
              <w:b/>
              <w:sz w:val="22"/>
              <w:szCs w:val="22"/>
              <w:lang w:val="es-MX" w:eastAsia="en-US"/>
            </w:rPr>
          </w:rPrChange>
        </w:rPr>
        <w:pPrChange w:id="217" w:author="Auditor Interno" w:date="2019-10-10T16:33:00Z">
          <w:pPr>
            <w:spacing w:before="60" w:after="60"/>
            <w:jc w:val="both"/>
          </w:pPr>
        </w:pPrChange>
      </w:pPr>
    </w:p>
    <w:p w14:paraId="6674AE6B" w14:textId="6BAFC949" w:rsidR="00AB72C7" w:rsidRPr="007F0670" w:rsidDel="00834D28" w:rsidRDefault="00AB72C7">
      <w:pPr>
        <w:pStyle w:val="Ttulo1"/>
        <w:jc w:val="center"/>
        <w:rPr>
          <w:del w:id="218" w:author="Auditor Interno" w:date="2019-10-10T16:18:00Z"/>
          <w:rFonts w:ascii="Ink Free" w:eastAsia="Calibri" w:hAnsi="Ink Free"/>
          <w:b/>
          <w:sz w:val="22"/>
          <w:szCs w:val="22"/>
          <w:lang w:val="es-MX" w:eastAsia="en-US"/>
          <w:rPrChange w:id="219" w:author="Auditor Interno" w:date="2019-10-10T16:33:00Z">
            <w:rPr>
              <w:del w:id="220" w:author="Auditor Interno" w:date="2019-10-10T16:18:00Z"/>
              <w:rFonts w:ascii="Tahoma" w:eastAsia="Calibri" w:hAnsi="Tahoma" w:cs="Tahoma"/>
              <w:b/>
              <w:sz w:val="22"/>
              <w:szCs w:val="22"/>
              <w:lang w:val="es-MX" w:eastAsia="en-US"/>
            </w:rPr>
          </w:rPrChange>
        </w:rPr>
        <w:pPrChange w:id="221" w:author="Auditor Interno" w:date="2019-10-10T16:33:00Z">
          <w:pPr>
            <w:spacing w:before="60" w:after="60"/>
            <w:jc w:val="center"/>
          </w:pPr>
        </w:pPrChange>
      </w:pPr>
    </w:p>
    <w:p w14:paraId="2554248D" w14:textId="51C9E131" w:rsidR="00AB72C7" w:rsidRPr="007F0670" w:rsidDel="00834D28" w:rsidRDefault="00AB72C7">
      <w:pPr>
        <w:pStyle w:val="Ttulo1"/>
        <w:jc w:val="center"/>
        <w:rPr>
          <w:del w:id="222" w:author="Auditor Interno" w:date="2019-10-10T16:18:00Z"/>
          <w:rFonts w:ascii="Ink Free" w:eastAsia="Calibri" w:hAnsi="Ink Free"/>
          <w:b/>
          <w:sz w:val="22"/>
          <w:szCs w:val="22"/>
          <w:lang w:val="es-MX" w:eastAsia="en-US"/>
          <w:rPrChange w:id="223" w:author="Auditor Interno" w:date="2019-10-10T16:33:00Z">
            <w:rPr>
              <w:del w:id="224" w:author="Auditor Interno" w:date="2019-10-10T16:18:00Z"/>
              <w:rFonts w:ascii="Tahoma" w:eastAsia="Calibri" w:hAnsi="Tahoma" w:cs="Tahoma"/>
              <w:b/>
              <w:sz w:val="22"/>
              <w:szCs w:val="22"/>
              <w:lang w:val="es-MX" w:eastAsia="en-US"/>
            </w:rPr>
          </w:rPrChange>
        </w:rPr>
        <w:pPrChange w:id="225" w:author="Auditor Interno" w:date="2019-10-10T16:33:00Z">
          <w:pPr>
            <w:spacing w:before="60" w:after="60"/>
            <w:jc w:val="both"/>
          </w:pPr>
        </w:pPrChange>
      </w:pPr>
    </w:p>
    <w:p w14:paraId="280AFB5B" w14:textId="48D0EF64" w:rsidR="00EE454C" w:rsidRPr="007F0670" w:rsidDel="00834D28" w:rsidRDefault="00EE454C">
      <w:pPr>
        <w:pStyle w:val="Ttulo1"/>
        <w:jc w:val="center"/>
        <w:rPr>
          <w:del w:id="226" w:author="Auditor Interno" w:date="2019-10-10T16:18:00Z"/>
          <w:rFonts w:ascii="Ink Free" w:eastAsia="Calibri" w:hAnsi="Ink Free"/>
          <w:b/>
          <w:sz w:val="22"/>
          <w:szCs w:val="22"/>
          <w:lang w:val="es-MX" w:eastAsia="en-US"/>
          <w:rPrChange w:id="227" w:author="Auditor Interno" w:date="2019-10-10T16:33:00Z">
            <w:rPr>
              <w:del w:id="228" w:author="Auditor Interno" w:date="2019-10-10T16:18:00Z"/>
              <w:rFonts w:ascii="Tahoma" w:eastAsia="Calibri" w:hAnsi="Tahoma" w:cs="Tahoma"/>
              <w:b/>
              <w:sz w:val="22"/>
              <w:szCs w:val="22"/>
              <w:lang w:val="es-MX" w:eastAsia="en-US"/>
            </w:rPr>
          </w:rPrChange>
        </w:rPr>
        <w:pPrChange w:id="229" w:author="Auditor Interno" w:date="2019-10-10T16:33:00Z">
          <w:pPr>
            <w:spacing w:before="60" w:after="60"/>
            <w:jc w:val="both"/>
          </w:pPr>
        </w:pPrChange>
      </w:pPr>
    </w:p>
    <w:p w14:paraId="4859AC7F" w14:textId="127C99F6" w:rsidR="00EE454C" w:rsidRPr="007F0670" w:rsidDel="00834D28" w:rsidRDefault="00EE454C">
      <w:pPr>
        <w:pStyle w:val="Ttulo1"/>
        <w:jc w:val="center"/>
        <w:rPr>
          <w:del w:id="230" w:author="Auditor Interno" w:date="2019-10-10T16:18:00Z"/>
          <w:rFonts w:ascii="Ink Free" w:eastAsia="Calibri" w:hAnsi="Ink Free"/>
          <w:b/>
          <w:sz w:val="22"/>
          <w:szCs w:val="22"/>
          <w:lang w:val="es-MX" w:eastAsia="en-US"/>
          <w:rPrChange w:id="231" w:author="Auditor Interno" w:date="2019-10-10T16:33:00Z">
            <w:rPr>
              <w:del w:id="232" w:author="Auditor Interno" w:date="2019-10-10T16:18:00Z"/>
              <w:rFonts w:ascii="Tahoma" w:eastAsia="Calibri" w:hAnsi="Tahoma" w:cs="Tahoma"/>
              <w:b/>
              <w:sz w:val="22"/>
              <w:szCs w:val="22"/>
              <w:lang w:val="es-MX" w:eastAsia="en-US"/>
            </w:rPr>
          </w:rPrChange>
        </w:rPr>
        <w:pPrChange w:id="233" w:author="Auditor Interno" w:date="2019-10-10T16:33:00Z">
          <w:pPr>
            <w:spacing w:before="60" w:after="60"/>
            <w:jc w:val="both"/>
          </w:pPr>
        </w:pPrChange>
      </w:pPr>
    </w:p>
    <w:p w14:paraId="333B6731" w14:textId="512B228C" w:rsidR="00EE454C" w:rsidRPr="007F0670" w:rsidDel="00834D28" w:rsidRDefault="00EE454C">
      <w:pPr>
        <w:pStyle w:val="Ttulo1"/>
        <w:jc w:val="center"/>
        <w:rPr>
          <w:del w:id="234" w:author="Auditor Interno" w:date="2019-10-10T16:18:00Z"/>
          <w:rFonts w:ascii="Ink Free" w:eastAsia="Calibri" w:hAnsi="Ink Free"/>
          <w:b/>
          <w:sz w:val="22"/>
          <w:szCs w:val="22"/>
          <w:lang w:eastAsia="en-US"/>
          <w:rPrChange w:id="235" w:author="Auditor Interno" w:date="2019-10-10T16:33:00Z">
            <w:rPr>
              <w:del w:id="236" w:author="Auditor Interno" w:date="2019-10-10T16:18:00Z"/>
              <w:rFonts w:ascii="Tahoma" w:eastAsia="Calibri" w:hAnsi="Tahoma" w:cs="Tahoma"/>
              <w:b/>
              <w:sz w:val="22"/>
              <w:szCs w:val="22"/>
              <w:lang w:eastAsia="en-US"/>
            </w:rPr>
          </w:rPrChange>
        </w:rPr>
        <w:pPrChange w:id="237" w:author="Auditor Interno" w:date="2019-10-10T16:33:00Z">
          <w:pPr>
            <w:spacing w:before="60" w:after="60"/>
          </w:pPr>
        </w:pPrChange>
      </w:pPr>
    </w:p>
    <w:p w14:paraId="08F2A197" w14:textId="67A4C293" w:rsidR="00EE454C" w:rsidRPr="007F0670" w:rsidDel="00834D28" w:rsidRDefault="00EE454C">
      <w:pPr>
        <w:pStyle w:val="Ttulo1"/>
        <w:jc w:val="center"/>
        <w:rPr>
          <w:del w:id="238" w:author="Auditor Interno" w:date="2019-10-10T16:18:00Z"/>
          <w:rFonts w:ascii="Ink Free" w:eastAsia="Calibri" w:hAnsi="Ink Free"/>
          <w:b/>
          <w:sz w:val="22"/>
          <w:szCs w:val="22"/>
          <w:lang w:eastAsia="en-US"/>
          <w:rPrChange w:id="239" w:author="Auditor Interno" w:date="2019-10-10T16:33:00Z">
            <w:rPr>
              <w:del w:id="240" w:author="Auditor Interno" w:date="2019-10-10T16:18:00Z"/>
              <w:rFonts w:ascii="Tahoma" w:eastAsia="Calibri" w:hAnsi="Tahoma" w:cs="Tahoma"/>
              <w:b/>
              <w:sz w:val="22"/>
              <w:szCs w:val="22"/>
              <w:lang w:eastAsia="en-US"/>
            </w:rPr>
          </w:rPrChange>
        </w:rPr>
        <w:pPrChange w:id="241" w:author="Auditor Interno" w:date="2019-10-10T16:33:00Z">
          <w:pPr>
            <w:spacing w:before="60" w:after="60"/>
          </w:pPr>
        </w:pPrChange>
      </w:pPr>
    </w:p>
    <w:p w14:paraId="5F2DC8B6" w14:textId="77777777" w:rsidR="00AB72C7" w:rsidRPr="007F0670" w:rsidDel="007400B8" w:rsidRDefault="00AB72C7">
      <w:pPr>
        <w:pStyle w:val="Ttulo1"/>
        <w:jc w:val="center"/>
        <w:rPr>
          <w:del w:id="242" w:author="Auditor Interno" w:date="2019-01-02T15:31:00Z"/>
          <w:rFonts w:ascii="Ink Free" w:eastAsia="Calibri" w:hAnsi="Ink Free"/>
          <w:b/>
          <w:sz w:val="22"/>
          <w:szCs w:val="22"/>
          <w:lang w:eastAsia="en-US"/>
          <w:rPrChange w:id="243" w:author="Auditor Interno" w:date="2019-10-10T16:33:00Z">
            <w:rPr>
              <w:del w:id="244" w:author="Auditor Interno" w:date="2019-01-02T15:31:00Z"/>
              <w:rFonts w:ascii="Tahoma" w:eastAsia="Calibri" w:hAnsi="Tahoma" w:cs="Tahoma"/>
              <w:b/>
              <w:sz w:val="22"/>
              <w:szCs w:val="22"/>
              <w:lang w:eastAsia="en-US"/>
            </w:rPr>
          </w:rPrChange>
        </w:rPr>
        <w:pPrChange w:id="245" w:author="Auditor Interno" w:date="2019-10-10T16:33:00Z">
          <w:pPr>
            <w:spacing w:before="60" w:after="60"/>
          </w:pPr>
        </w:pPrChange>
      </w:pPr>
    </w:p>
    <w:p w14:paraId="7A79EA6C" w14:textId="77777777" w:rsidR="00AB72C7" w:rsidRPr="007F0670" w:rsidDel="007400B8" w:rsidRDefault="00AB72C7">
      <w:pPr>
        <w:pStyle w:val="Ttulo1"/>
        <w:jc w:val="center"/>
        <w:rPr>
          <w:del w:id="246" w:author="Auditor Interno" w:date="2019-01-02T15:31:00Z"/>
          <w:rFonts w:ascii="Ink Free" w:eastAsia="Calibri" w:hAnsi="Ink Free"/>
          <w:b/>
          <w:sz w:val="22"/>
          <w:szCs w:val="22"/>
          <w:lang w:eastAsia="en-US"/>
          <w:rPrChange w:id="247" w:author="Auditor Interno" w:date="2019-10-10T16:33:00Z">
            <w:rPr>
              <w:del w:id="248" w:author="Auditor Interno" w:date="2019-01-02T15:31:00Z"/>
              <w:rFonts w:ascii="Tahoma" w:eastAsia="Calibri" w:hAnsi="Tahoma" w:cs="Tahoma"/>
              <w:b/>
              <w:sz w:val="22"/>
              <w:szCs w:val="22"/>
              <w:lang w:eastAsia="en-US"/>
            </w:rPr>
          </w:rPrChange>
        </w:rPr>
        <w:pPrChange w:id="249" w:author="Auditor Interno" w:date="2019-10-10T16:33:00Z">
          <w:pPr>
            <w:spacing w:before="60" w:after="60"/>
          </w:pPr>
        </w:pPrChange>
      </w:pPr>
    </w:p>
    <w:p w14:paraId="32231830" w14:textId="6582D7FC" w:rsidR="00EE454C" w:rsidDel="001C6097" w:rsidRDefault="00EE454C">
      <w:pPr>
        <w:pStyle w:val="Ttulo1"/>
        <w:jc w:val="center"/>
        <w:rPr>
          <w:del w:id="250" w:author="Auditor Interno" w:date="2019-10-10T16:18:00Z"/>
          <w:rFonts w:ascii="Ink Free" w:eastAsia="Calibri" w:hAnsi="Ink Free"/>
          <w:b/>
          <w:sz w:val="22"/>
          <w:szCs w:val="22"/>
          <w:lang w:eastAsia="en-US"/>
        </w:rPr>
        <w:pPrChange w:id="251" w:author="Auditor Interno" w:date="2019-10-10T16:33:00Z">
          <w:pPr>
            <w:spacing w:before="60" w:after="60"/>
          </w:pPr>
        </w:pPrChange>
      </w:pPr>
    </w:p>
    <w:p w14:paraId="1834262E" w14:textId="77777777" w:rsidR="001C6097" w:rsidDel="006E337C" w:rsidRDefault="001C6097">
      <w:pPr>
        <w:rPr>
          <w:ins w:id="252" w:author="Yadi M." w:date="2022-04-11T17:22:00Z"/>
          <w:del w:id="253" w:author="Asus_Generico" w:date="2022-04-13T08:31:00Z"/>
          <w:rFonts w:eastAsia="Calibri"/>
          <w:lang w:eastAsia="en-US"/>
        </w:rPr>
        <w:pPrChange w:id="254" w:author="Yadi M." w:date="2022-04-11T17:22:00Z">
          <w:pPr>
            <w:spacing w:before="60" w:after="60"/>
          </w:pPr>
        </w:pPrChange>
      </w:pPr>
    </w:p>
    <w:p w14:paraId="23A95E65" w14:textId="77777777" w:rsidR="001C6097" w:rsidDel="006E337C" w:rsidRDefault="001C6097">
      <w:pPr>
        <w:rPr>
          <w:ins w:id="255" w:author="Yadi M." w:date="2022-04-11T17:22:00Z"/>
          <w:del w:id="256" w:author="Asus_Generico" w:date="2022-04-13T08:27:00Z"/>
          <w:rFonts w:eastAsia="Calibri"/>
          <w:lang w:eastAsia="en-US"/>
        </w:rPr>
        <w:pPrChange w:id="257" w:author="Yadi M." w:date="2022-04-11T17:22:00Z">
          <w:pPr>
            <w:spacing w:before="60" w:after="60"/>
          </w:pPr>
        </w:pPrChange>
      </w:pPr>
    </w:p>
    <w:p w14:paraId="33971E8F" w14:textId="77777777" w:rsidR="001C6097" w:rsidDel="006E337C" w:rsidRDefault="001C6097">
      <w:pPr>
        <w:rPr>
          <w:ins w:id="258" w:author="Yadi M." w:date="2022-04-11T17:22:00Z"/>
          <w:del w:id="259" w:author="Asus_Generico" w:date="2022-04-13T08:27:00Z"/>
          <w:rFonts w:eastAsia="Calibri"/>
          <w:lang w:eastAsia="en-US"/>
        </w:rPr>
        <w:pPrChange w:id="260" w:author="Yadi M." w:date="2022-04-11T17:22:00Z">
          <w:pPr>
            <w:spacing w:before="60" w:after="60"/>
          </w:pPr>
        </w:pPrChange>
      </w:pPr>
    </w:p>
    <w:p w14:paraId="477C33EF" w14:textId="77777777" w:rsidR="001C6097" w:rsidRPr="001C6097" w:rsidRDefault="001C6097">
      <w:pPr>
        <w:rPr>
          <w:ins w:id="261" w:author="Yadi M." w:date="2022-04-11T17:22:00Z"/>
          <w:rFonts w:eastAsia="Calibri"/>
          <w:lang w:eastAsia="en-US"/>
          <w:rPrChange w:id="262" w:author="Yadi M." w:date="2022-04-11T17:22:00Z">
            <w:rPr>
              <w:ins w:id="263" w:author="Yadi M." w:date="2022-04-11T17:22:00Z"/>
              <w:rFonts w:ascii="Tahoma" w:eastAsia="Calibri" w:hAnsi="Tahoma" w:cs="Tahoma"/>
              <w:b/>
              <w:sz w:val="22"/>
              <w:szCs w:val="22"/>
              <w:lang w:eastAsia="en-US"/>
            </w:rPr>
          </w:rPrChange>
        </w:rPr>
        <w:pPrChange w:id="264" w:author="Yadi M." w:date="2022-04-11T17:22:00Z">
          <w:pPr>
            <w:spacing w:before="60" w:after="60"/>
          </w:pPr>
        </w:pPrChange>
      </w:pPr>
    </w:p>
    <w:p w14:paraId="0763B319" w14:textId="1B729599" w:rsidR="00EE454C" w:rsidRPr="0097273C" w:rsidRDefault="0097273C">
      <w:pPr>
        <w:pStyle w:val="Ttulo1"/>
        <w:jc w:val="center"/>
        <w:rPr>
          <w:rFonts w:ascii="Century Gothic" w:eastAsia="Calibri" w:hAnsi="Century Gothic"/>
          <w:b/>
          <w:sz w:val="24"/>
          <w:szCs w:val="22"/>
          <w:lang w:eastAsia="en-US"/>
          <w:rPrChange w:id="265" w:author="Auditor Interno" w:date="2019-10-10T15:52:00Z">
            <w:rPr>
              <w:rFonts w:ascii="Tahoma" w:eastAsia="Calibri" w:hAnsi="Tahoma" w:cs="Tahoma"/>
              <w:b/>
              <w:sz w:val="22"/>
              <w:szCs w:val="22"/>
              <w:lang w:eastAsia="en-US"/>
            </w:rPr>
          </w:rPrChange>
        </w:rPr>
        <w:pPrChange w:id="266" w:author="Auditor Interno" w:date="2019-10-10T16:33:00Z">
          <w:pPr>
            <w:spacing w:before="60" w:after="60"/>
          </w:pPr>
        </w:pPrChange>
      </w:pPr>
      <w:bookmarkStart w:id="267" w:name="_Toc21692618"/>
      <w:ins w:id="268" w:author="Auditor Interno" w:date="2019-10-10T15:51:00Z">
        <w:r w:rsidRPr="007F0670">
          <w:rPr>
            <w:rFonts w:ascii="Ink Free" w:hAnsi="Ink Free"/>
            <w:b/>
            <w:bCs/>
            <w:color w:val="auto"/>
            <w:spacing w:val="20"/>
            <w:rPrChange w:id="269" w:author="Auditor Interno" w:date="2019-10-10T16:33:00Z">
              <w:rPr>
                <w:rFonts w:ascii="Tahoma" w:hAnsi="Tahoma" w:cs="Tahoma"/>
                <w:b/>
                <w:bCs/>
                <w:spacing w:val="20"/>
                <w:sz w:val="28"/>
              </w:rPr>
            </w:rPrChange>
          </w:rPr>
          <w:lastRenderedPageBreak/>
          <w:t>BITACORA DE MODIFICACIONES</w:t>
        </w:r>
        <w:r w:rsidRPr="0097273C">
          <w:rPr>
            <w:rFonts w:ascii="Century Gothic" w:hAnsi="Century Gothic"/>
            <w:b/>
            <w:bCs/>
            <w:spacing w:val="20"/>
            <w:rPrChange w:id="270" w:author="Auditor Interno" w:date="2019-10-10T15:52:00Z">
              <w:rPr>
                <w:rFonts w:ascii="Tahoma" w:hAnsi="Tahoma" w:cs="Tahoma"/>
                <w:b/>
                <w:bCs/>
                <w:spacing w:val="20"/>
                <w:sz w:val="28"/>
              </w:rPr>
            </w:rPrChange>
          </w:rPr>
          <w:t>.</w:t>
        </w:r>
      </w:ins>
      <w:bookmarkEnd w:id="267"/>
    </w:p>
    <w:p w14:paraId="16DA6867" w14:textId="32C591FD" w:rsidR="00EE454C" w:rsidRPr="00EE454C" w:rsidDel="00F16C87" w:rsidRDefault="00EE454C" w:rsidP="00EE454C">
      <w:pPr>
        <w:spacing w:before="60" w:after="60"/>
        <w:rPr>
          <w:del w:id="271" w:author="Auditor Interno" w:date="2019-10-11T13:20:00Z"/>
          <w:rFonts w:ascii="Tahoma" w:eastAsia="Calibri" w:hAnsi="Tahoma" w:cs="Tahoma"/>
          <w:b/>
          <w:sz w:val="22"/>
          <w:szCs w:val="22"/>
          <w:lang w:eastAsia="en-US"/>
        </w:rPr>
      </w:pPr>
    </w:p>
    <w:tbl>
      <w:tblPr>
        <w:tblW w:w="9923" w:type="dxa"/>
        <w:tblInd w:w="-57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  <w:tblPrChange w:id="272" w:author="Asus_Generico" w:date="2022-04-13T08:33:00Z">
          <w:tblPr>
            <w:tblW w:w="9060" w:type="dxa"/>
            <w:tblCellMar>
              <w:left w:w="70" w:type="dxa"/>
              <w:right w:w="70" w:type="dxa"/>
            </w:tblCellMar>
            <w:tblLook w:val="04A0" w:firstRow="1" w:lastRow="0" w:firstColumn="1" w:lastColumn="0" w:noHBand="0" w:noVBand="1"/>
          </w:tblPr>
        </w:tblPrChange>
      </w:tblPr>
      <w:tblGrid>
        <w:gridCol w:w="1985"/>
        <w:gridCol w:w="1843"/>
        <w:gridCol w:w="1842"/>
        <w:gridCol w:w="4253"/>
        <w:tblGridChange w:id="273">
          <w:tblGrid>
            <w:gridCol w:w="1740"/>
            <w:gridCol w:w="1840"/>
            <w:gridCol w:w="1686"/>
            <w:gridCol w:w="3794"/>
          </w:tblGrid>
        </w:tblGridChange>
      </w:tblGrid>
      <w:tr w:rsidR="007400B8" w14:paraId="1571B239" w14:textId="77777777" w:rsidTr="006E337C">
        <w:trPr>
          <w:trHeight w:val="1260"/>
          <w:ins w:id="274" w:author="Auditor Interno" w:date="2019-01-02T15:31:00Z"/>
          <w:trPrChange w:id="275" w:author="Asus_Generico" w:date="2022-04-13T08:33:00Z">
            <w:trPr>
              <w:trHeight w:val="1260"/>
            </w:trPr>
          </w:trPrChange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757171"/>
            <w:vAlign w:val="center"/>
            <w:hideMark/>
            <w:tcPrChange w:id="276" w:author="Asus_Generico" w:date="2022-04-13T08:33:00Z">
              <w:tcPr>
                <w:tcW w:w="174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000000" w:fill="757171"/>
                <w:vAlign w:val="center"/>
                <w:hideMark/>
              </w:tcPr>
            </w:tcPrChange>
          </w:tcPr>
          <w:p w14:paraId="7191FCAA" w14:textId="4A30C738" w:rsidR="007400B8" w:rsidRDefault="007400B8">
            <w:pPr>
              <w:jc w:val="center"/>
              <w:rPr>
                <w:ins w:id="277" w:author="Auditor Interno" w:date="2019-01-02T15:31:00Z"/>
                <w:rFonts w:ascii="Calibri" w:hAnsi="Calibri" w:cs="Calibri"/>
                <w:b/>
                <w:bCs/>
                <w:color w:val="FFFFFF"/>
                <w:lang w:val="es-MX" w:eastAsia="es-MX"/>
              </w:rPr>
            </w:pPr>
            <w:ins w:id="278" w:author="Auditor Interno" w:date="2019-01-02T15:31:00Z">
              <w:r>
                <w:rPr>
                  <w:rFonts w:ascii="Calibri" w:hAnsi="Calibri" w:cs="Calibri"/>
                  <w:b/>
                  <w:bCs/>
                  <w:color w:val="FFFFFF"/>
                </w:rPr>
                <w:t xml:space="preserve">FECHA DE </w:t>
              </w:r>
            </w:ins>
            <w:ins w:id="279" w:author="Auditor Interno" w:date="2019-09-26T11:56:00Z">
              <w:r w:rsidR="00402ABE">
                <w:rPr>
                  <w:rFonts w:ascii="Calibri" w:hAnsi="Calibri" w:cs="Calibri"/>
                  <w:b/>
                  <w:bCs/>
                  <w:color w:val="FFFFFF"/>
                </w:rPr>
                <w:t>MODIFICACIÓN</w:t>
              </w:r>
            </w:ins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757171"/>
            <w:vAlign w:val="center"/>
            <w:hideMark/>
            <w:tcPrChange w:id="280" w:author="Asus_Generico" w:date="2022-04-13T08:33:00Z">
              <w:tcPr>
                <w:tcW w:w="1840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757171"/>
                <w:vAlign w:val="center"/>
                <w:hideMark/>
              </w:tcPr>
            </w:tcPrChange>
          </w:tcPr>
          <w:p w14:paraId="0896FC00" w14:textId="30CAE931" w:rsidR="007400B8" w:rsidRDefault="007400B8">
            <w:pPr>
              <w:jc w:val="center"/>
              <w:rPr>
                <w:ins w:id="281" w:author="Auditor Interno" w:date="2019-01-02T15:31:00Z"/>
                <w:rFonts w:ascii="Calibri" w:hAnsi="Calibri" w:cs="Calibri"/>
                <w:b/>
                <w:bCs/>
                <w:color w:val="FFFFFF"/>
              </w:rPr>
            </w:pPr>
            <w:ins w:id="282" w:author="Auditor Interno" w:date="2019-01-02T15:31:00Z">
              <w:r>
                <w:rPr>
                  <w:rFonts w:ascii="Calibri" w:hAnsi="Calibri" w:cs="Calibri"/>
                  <w:b/>
                  <w:bCs/>
                  <w:color w:val="FFFFFF"/>
                </w:rPr>
                <w:t xml:space="preserve">FECHA DE </w:t>
              </w:r>
            </w:ins>
            <w:ins w:id="283" w:author="Auditor Interno" w:date="2019-09-26T11:56:00Z">
              <w:r w:rsidR="00402ABE">
                <w:rPr>
                  <w:rFonts w:ascii="Calibri" w:hAnsi="Calibri" w:cs="Calibri"/>
                  <w:b/>
                  <w:bCs/>
                  <w:color w:val="FFFFFF"/>
                </w:rPr>
                <w:t>AUTORIZACIÓN</w:t>
              </w:r>
            </w:ins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757171"/>
            <w:vAlign w:val="center"/>
            <w:hideMark/>
            <w:tcPrChange w:id="284" w:author="Asus_Generico" w:date="2022-04-13T08:33:00Z">
              <w:tcPr>
                <w:tcW w:w="1660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757171"/>
                <w:vAlign w:val="center"/>
                <w:hideMark/>
              </w:tcPr>
            </w:tcPrChange>
          </w:tcPr>
          <w:p w14:paraId="234E3164" w14:textId="61376FDE" w:rsidR="007400B8" w:rsidRDefault="007400B8">
            <w:pPr>
              <w:jc w:val="center"/>
              <w:rPr>
                <w:ins w:id="285" w:author="Auditor Interno" w:date="2019-01-02T15:31:00Z"/>
                <w:rFonts w:ascii="Calibri" w:hAnsi="Calibri" w:cs="Calibri"/>
                <w:b/>
                <w:bCs/>
                <w:color w:val="FFFFFF"/>
              </w:rPr>
            </w:pPr>
            <w:ins w:id="286" w:author="Auditor Interno" w:date="2019-01-02T15:31:00Z">
              <w:r>
                <w:rPr>
                  <w:rFonts w:ascii="Calibri" w:hAnsi="Calibri" w:cs="Calibri"/>
                  <w:b/>
                  <w:bCs/>
                  <w:color w:val="FFFFFF"/>
                </w:rPr>
                <w:t xml:space="preserve">NUMERO DE </w:t>
              </w:r>
            </w:ins>
            <w:ins w:id="287" w:author="Auditor Interno" w:date="2019-09-26T11:56:00Z">
              <w:r w:rsidR="00402ABE">
                <w:rPr>
                  <w:rFonts w:ascii="Calibri" w:hAnsi="Calibri" w:cs="Calibri"/>
                  <w:b/>
                  <w:bCs/>
                  <w:color w:val="FFFFFF"/>
                </w:rPr>
                <w:t>MODIFICACIÓN</w:t>
              </w:r>
            </w:ins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757171"/>
            <w:vAlign w:val="center"/>
            <w:hideMark/>
            <w:tcPrChange w:id="288" w:author="Asus_Generico" w:date="2022-04-13T08:33:00Z">
              <w:tcPr>
                <w:tcW w:w="3820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757171"/>
                <w:vAlign w:val="center"/>
                <w:hideMark/>
              </w:tcPr>
            </w:tcPrChange>
          </w:tcPr>
          <w:p w14:paraId="09C9954F" w14:textId="77777777" w:rsidR="007400B8" w:rsidRDefault="007400B8">
            <w:pPr>
              <w:jc w:val="center"/>
              <w:rPr>
                <w:ins w:id="289" w:author="Auditor Interno" w:date="2019-01-02T15:31:00Z"/>
                <w:rFonts w:ascii="Calibri" w:hAnsi="Calibri" w:cs="Calibri"/>
                <w:b/>
                <w:bCs/>
                <w:color w:val="FFFFFF"/>
              </w:rPr>
            </w:pPr>
            <w:ins w:id="290" w:author="Auditor Interno" w:date="2019-01-02T15:31:00Z">
              <w:r>
                <w:rPr>
                  <w:rFonts w:ascii="Calibri" w:hAnsi="Calibri" w:cs="Calibri"/>
                  <w:b/>
                  <w:bCs/>
                  <w:color w:val="FFFFFF"/>
                </w:rPr>
                <w:t xml:space="preserve">MODIFICACIONES </w:t>
              </w:r>
            </w:ins>
          </w:p>
        </w:tc>
      </w:tr>
      <w:tr w:rsidR="007400B8" w14:paraId="0C6F0AF3" w14:textId="77777777" w:rsidTr="0013377E">
        <w:trPr>
          <w:trHeight w:val="630"/>
          <w:ins w:id="291" w:author="Auditor Interno" w:date="2019-01-02T15:31:00Z"/>
          <w:trPrChange w:id="292" w:author="Asus_Generico" w:date="2022-04-13T08:34:00Z">
            <w:trPr>
              <w:trHeight w:val="630"/>
            </w:trPr>
          </w:trPrChange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  <w:tcPrChange w:id="293" w:author="Asus_Generico" w:date="2022-04-13T08:34:00Z">
              <w:tcPr>
                <w:tcW w:w="1740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45CEE2DD" w14:textId="77777777" w:rsidR="007400B8" w:rsidRDefault="007400B8">
            <w:pPr>
              <w:jc w:val="center"/>
              <w:rPr>
                <w:ins w:id="294" w:author="Auditor Interno" w:date="2019-01-02T15:31:00Z"/>
                <w:rFonts w:ascii="Calibri" w:hAnsi="Calibri" w:cs="Calibri"/>
                <w:color w:val="000000"/>
              </w:rPr>
            </w:pPr>
            <w:ins w:id="295" w:author="Auditor Interno" w:date="2019-01-02T15:31:00Z">
              <w:r>
                <w:rPr>
                  <w:rFonts w:ascii="Calibri" w:hAnsi="Calibri" w:cs="Calibri"/>
                  <w:color w:val="000000"/>
                </w:rPr>
                <w:t>11/08/2018</w:t>
              </w:r>
            </w:ins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  <w:tcPrChange w:id="296" w:author="Asus_Generico" w:date="2022-04-13T08:34:00Z">
              <w:tcPr>
                <w:tcW w:w="184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2CE20DEE" w14:textId="77777777" w:rsidR="007400B8" w:rsidRDefault="007400B8">
            <w:pPr>
              <w:jc w:val="center"/>
              <w:rPr>
                <w:ins w:id="297" w:author="Auditor Interno" w:date="2019-01-02T15:31:00Z"/>
                <w:rFonts w:ascii="Calibri" w:hAnsi="Calibri" w:cs="Calibri"/>
                <w:color w:val="000000"/>
              </w:rPr>
            </w:pPr>
            <w:ins w:id="298" w:author="Auditor Interno" w:date="2019-01-02T15:31:00Z">
              <w:r>
                <w:rPr>
                  <w:rFonts w:ascii="Calibri" w:hAnsi="Calibri" w:cs="Calibri"/>
                  <w:color w:val="000000"/>
                </w:rPr>
                <w:t>29/12/2018</w:t>
              </w:r>
            </w:ins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  <w:tcPrChange w:id="299" w:author="Asus_Generico" w:date="2022-04-13T08:34:00Z">
              <w:tcPr>
                <w:tcW w:w="166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773D2E89" w14:textId="77777777" w:rsidR="007400B8" w:rsidRDefault="007400B8">
            <w:pPr>
              <w:jc w:val="center"/>
              <w:rPr>
                <w:ins w:id="300" w:author="Auditor Interno" w:date="2019-01-02T15:31:00Z"/>
                <w:rFonts w:ascii="Calibri" w:hAnsi="Calibri" w:cs="Calibri"/>
                <w:color w:val="000000"/>
              </w:rPr>
            </w:pPr>
            <w:ins w:id="301" w:author="Auditor Interno" w:date="2019-01-02T15:31:00Z">
              <w:r>
                <w:rPr>
                  <w:rFonts w:ascii="Calibri" w:hAnsi="Calibri" w:cs="Calibri"/>
                  <w:color w:val="000000"/>
                </w:rPr>
                <w:t>2</w:t>
              </w:r>
            </w:ins>
          </w:p>
        </w:tc>
        <w:tc>
          <w:tcPr>
            <w:tcW w:w="4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  <w:tcPrChange w:id="302" w:author="Asus_Generico" w:date="2022-04-13T08:34:00Z">
              <w:tcPr>
                <w:tcW w:w="382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</w:tcPrChange>
          </w:tcPr>
          <w:p w14:paraId="1824C89E" w14:textId="363A9211" w:rsidR="007400B8" w:rsidRDefault="0097273C">
            <w:pPr>
              <w:jc w:val="both"/>
              <w:rPr>
                <w:ins w:id="303" w:author="Auditor Interno" w:date="2019-10-10T15:53:00Z"/>
                <w:rFonts w:ascii="Calibri" w:hAnsi="Calibri" w:cs="Calibri"/>
                <w:color w:val="000000"/>
              </w:rPr>
              <w:pPrChange w:id="304" w:author="Auditor Interno" w:date="2019-10-10T15:53:00Z">
                <w:pPr>
                  <w:jc w:val="center"/>
                </w:pPr>
              </w:pPrChange>
            </w:pPr>
            <w:ins w:id="305" w:author="Auditor Interno" w:date="2019-10-10T15:53:00Z">
              <w:r>
                <w:rPr>
                  <w:rFonts w:ascii="Calibri" w:hAnsi="Calibri" w:cs="Calibri"/>
                  <w:color w:val="000000"/>
                </w:rPr>
                <w:t>-</w:t>
              </w:r>
            </w:ins>
            <w:ins w:id="306" w:author="Auditor Interno" w:date="2019-01-02T15:31:00Z">
              <w:r w:rsidR="007400B8">
                <w:rPr>
                  <w:rFonts w:ascii="Calibri" w:hAnsi="Calibri" w:cs="Calibri"/>
                  <w:color w:val="000000"/>
                </w:rPr>
                <w:t>Se reemplazó la palabra Caja Solidaria por Caja Tepic.</w:t>
              </w:r>
            </w:ins>
          </w:p>
          <w:p w14:paraId="640A7366" w14:textId="00025558" w:rsidR="0097273C" w:rsidRDefault="0097273C" w:rsidP="0097273C">
            <w:pPr>
              <w:jc w:val="both"/>
              <w:rPr>
                <w:ins w:id="307" w:author="Auditor Interno" w:date="2019-10-10T15:53:00Z"/>
                <w:rFonts w:ascii="Calibri" w:hAnsi="Calibri" w:cs="Calibri"/>
                <w:color w:val="000000"/>
                <w:sz w:val="22"/>
                <w:szCs w:val="22"/>
              </w:rPr>
            </w:pPr>
            <w:ins w:id="308" w:author="Auditor Interno" w:date="2019-10-10T15:53:00Z">
              <w:r>
                <w:rPr>
                  <w:rFonts w:ascii="Calibri" w:hAnsi="Calibri" w:cs="Calibri"/>
                  <w:color w:val="000000"/>
                  <w:sz w:val="22"/>
                  <w:szCs w:val="22"/>
                </w:rPr>
                <w:t xml:space="preserve">-Se eliminó el punto de las Prohibiciones ya que está estipulado dentro de las Prohibiciones de los Gastos a Comprobar. </w:t>
              </w:r>
            </w:ins>
          </w:p>
          <w:p w14:paraId="012F3E20" w14:textId="7490C929" w:rsidR="0097273C" w:rsidRDefault="0097273C">
            <w:pPr>
              <w:jc w:val="both"/>
              <w:rPr>
                <w:ins w:id="309" w:author="Auditor Interno" w:date="2019-01-02T15:31:00Z"/>
                <w:rFonts w:ascii="Calibri" w:hAnsi="Calibri" w:cs="Calibri"/>
                <w:color w:val="000000"/>
              </w:rPr>
              <w:pPrChange w:id="310" w:author="Auditor Interno" w:date="2019-10-10T15:53:00Z">
                <w:pPr>
                  <w:jc w:val="center"/>
                </w:pPr>
              </w:pPrChange>
            </w:pPr>
            <w:ins w:id="311" w:author="Auditor Interno" w:date="2019-10-10T15:53:00Z">
              <w:r>
                <w:rPr>
                  <w:rFonts w:ascii="Calibri" w:hAnsi="Calibri" w:cs="Calibri"/>
                  <w:color w:val="000000"/>
                  <w:sz w:val="22"/>
                  <w:szCs w:val="22"/>
                </w:rPr>
                <w:t>-Se remplazó la palabra Vales Azules por Vales Recibo de Egresos en el punto Limite de Créditos</w:t>
              </w:r>
            </w:ins>
          </w:p>
        </w:tc>
      </w:tr>
      <w:tr w:rsidR="007400B8" w14:paraId="42FAAFD6" w14:textId="77777777" w:rsidTr="0013377E">
        <w:trPr>
          <w:trHeight w:val="1200"/>
          <w:ins w:id="312" w:author="Auditor Interno" w:date="2019-01-02T15:31:00Z"/>
          <w:trPrChange w:id="313" w:author="Asus_Generico" w:date="2022-04-13T08:34:00Z">
            <w:trPr>
              <w:trHeight w:val="1200"/>
            </w:trPr>
          </w:trPrChange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  <w:tcPrChange w:id="314" w:author="Asus_Generico" w:date="2022-04-13T08:34:00Z">
              <w:tcPr>
                <w:tcW w:w="1740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1B03BE09" w14:textId="5BACF825" w:rsidR="007400B8" w:rsidRDefault="0097273C">
            <w:pPr>
              <w:jc w:val="center"/>
              <w:rPr>
                <w:ins w:id="315" w:author="Auditor Interno" w:date="2019-01-02T15:31:00Z"/>
                <w:rFonts w:ascii="Calibri" w:hAnsi="Calibri" w:cs="Calibri"/>
                <w:color w:val="000000"/>
              </w:rPr>
            </w:pPr>
            <w:ins w:id="316" w:author="Auditor Interno" w:date="2019-10-10T15:54:00Z">
              <w:r>
                <w:rPr>
                  <w:rFonts w:ascii="Calibri" w:hAnsi="Calibri" w:cs="Calibri"/>
                  <w:color w:val="000000"/>
                </w:rPr>
                <w:t>26/10/2019</w:t>
              </w:r>
            </w:ins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  <w:tcPrChange w:id="317" w:author="Asus_Generico" w:date="2022-04-13T08:34:00Z">
              <w:tcPr>
                <w:tcW w:w="184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799E0F42" w14:textId="53098703" w:rsidR="007400B8" w:rsidRDefault="0097273C">
            <w:pPr>
              <w:jc w:val="center"/>
              <w:rPr>
                <w:ins w:id="318" w:author="Auditor Interno" w:date="2019-01-02T15:31:00Z"/>
                <w:rFonts w:ascii="Calibri" w:hAnsi="Calibri" w:cs="Calibri"/>
                <w:color w:val="000000"/>
              </w:rPr>
            </w:pPr>
            <w:ins w:id="319" w:author="Auditor Interno" w:date="2019-10-10T15:54:00Z">
              <w:r>
                <w:rPr>
                  <w:rFonts w:ascii="Calibri" w:hAnsi="Calibri" w:cs="Calibri"/>
                  <w:color w:val="000000"/>
                </w:rPr>
                <w:t>26/10/2019</w:t>
              </w:r>
            </w:ins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  <w:tcPrChange w:id="320" w:author="Asus_Generico" w:date="2022-04-13T08:34:00Z">
              <w:tcPr>
                <w:tcW w:w="166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3FBC5113" w14:textId="5DD1C75B" w:rsidR="007400B8" w:rsidRDefault="0097273C">
            <w:pPr>
              <w:jc w:val="center"/>
              <w:rPr>
                <w:ins w:id="321" w:author="Auditor Interno" w:date="2019-01-02T15:31:00Z"/>
                <w:rFonts w:ascii="Calibri" w:hAnsi="Calibri" w:cs="Calibri"/>
                <w:color w:val="000000"/>
              </w:rPr>
            </w:pPr>
            <w:ins w:id="322" w:author="Auditor Interno" w:date="2019-10-10T15:54:00Z">
              <w:r>
                <w:rPr>
                  <w:rFonts w:ascii="Calibri" w:hAnsi="Calibri" w:cs="Calibri"/>
                  <w:color w:val="000000"/>
                </w:rPr>
                <w:t>3</w:t>
              </w:r>
            </w:ins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  <w:tcPrChange w:id="323" w:author="Asus_Generico" w:date="2022-04-13T08:34:00Z">
              <w:tcPr>
                <w:tcW w:w="382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bottom"/>
                <w:hideMark/>
              </w:tcPr>
            </w:tcPrChange>
          </w:tcPr>
          <w:p w14:paraId="5ACFBAA5" w14:textId="599AC6A8" w:rsidR="00D412B9" w:rsidRDefault="00D412B9" w:rsidP="00D412B9">
            <w:pPr>
              <w:rPr>
                <w:ins w:id="324" w:author="Auditor Interno" w:date="2019-10-10T16:09:00Z"/>
                <w:rFonts w:ascii="Calibri" w:hAnsi="Calibri" w:cs="Calibri"/>
                <w:color w:val="000000"/>
                <w:sz w:val="22"/>
                <w:szCs w:val="22"/>
              </w:rPr>
            </w:pPr>
            <w:ins w:id="325" w:author="Auditor Interno" w:date="2019-10-10T16:10:00Z">
              <w:r>
                <w:rPr>
                  <w:rFonts w:ascii="Calibri" w:hAnsi="Calibri" w:cs="Calibri"/>
                  <w:color w:val="000000"/>
                  <w:sz w:val="22"/>
                  <w:szCs w:val="22"/>
                </w:rPr>
                <w:t>-</w:t>
              </w:r>
            </w:ins>
            <w:ins w:id="326" w:author="Auditor Interno" w:date="2019-10-10T16:08:00Z">
              <w:r>
                <w:rPr>
                  <w:rFonts w:ascii="Calibri" w:hAnsi="Calibri" w:cs="Calibri"/>
                  <w:color w:val="000000"/>
                  <w:sz w:val="22"/>
                  <w:szCs w:val="22"/>
                </w:rPr>
                <w:t xml:space="preserve">Se </w:t>
              </w:r>
              <w:del w:id="327" w:author="Asus_Generico" w:date="2022-04-13T08:27:00Z">
                <w:r w:rsidDel="006E337C">
                  <w:rPr>
                    <w:rFonts w:ascii="Calibri" w:hAnsi="Calibri" w:cs="Calibri"/>
                    <w:color w:val="000000"/>
                    <w:sz w:val="22"/>
                    <w:szCs w:val="22"/>
                  </w:rPr>
                  <w:delText>elimino</w:delText>
                </w:r>
              </w:del>
            </w:ins>
            <w:ins w:id="328" w:author="Asus_Generico" w:date="2022-04-13T08:27:00Z">
              <w:r w:rsidR="006E337C">
                <w:rPr>
                  <w:rFonts w:ascii="Calibri" w:hAnsi="Calibri" w:cs="Calibri"/>
                  <w:color w:val="000000"/>
                  <w:sz w:val="22"/>
                  <w:szCs w:val="22"/>
                </w:rPr>
                <w:t>eliminó</w:t>
              </w:r>
            </w:ins>
            <w:ins w:id="329" w:author="Auditor Interno" w:date="2019-10-10T16:08:00Z">
              <w:r>
                <w:rPr>
                  <w:rFonts w:ascii="Calibri" w:hAnsi="Calibri" w:cs="Calibri"/>
                  <w:color w:val="000000"/>
                  <w:sz w:val="22"/>
                  <w:szCs w:val="22"/>
                </w:rPr>
                <w:t xml:space="preserve"> que queda prohi</w:t>
              </w:r>
            </w:ins>
            <w:ins w:id="330" w:author="Auditor Interno" w:date="2019-10-10T16:11:00Z">
              <w:r>
                <w:rPr>
                  <w:rFonts w:ascii="Calibri" w:hAnsi="Calibri" w:cs="Calibri"/>
                  <w:color w:val="000000"/>
                  <w:sz w:val="22"/>
                  <w:szCs w:val="22"/>
                </w:rPr>
                <w:t>bi</w:t>
              </w:r>
            </w:ins>
            <w:ins w:id="331" w:author="Auditor Interno" w:date="2019-10-10T16:08:00Z">
              <w:r>
                <w:rPr>
                  <w:rFonts w:ascii="Calibri" w:hAnsi="Calibri" w:cs="Calibri"/>
                  <w:color w:val="000000"/>
                  <w:sz w:val="22"/>
                  <w:szCs w:val="22"/>
                </w:rPr>
                <w:t xml:space="preserve">do </w:t>
              </w:r>
              <w:del w:id="332" w:author="Asus_Generico" w:date="2022-04-13T08:32:00Z">
                <w:r w:rsidDel="006E337C">
                  <w:rPr>
                    <w:rFonts w:ascii="Calibri" w:hAnsi="Calibri" w:cs="Calibri"/>
                    <w:color w:val="000000"/>
                    <w:sz w:val="22"/>
                    <w:szCs w:val="22"/>
                  </w:rPr>
                  <w:delText>prestamos</w:delText>
                </w:r>
              </w:del>
            </w:ins>
            <w:ins w:id="333" w:author="Asus_Generico" w:date="2022-04-13T08:32:00Z">
              <w:r w:rsidR="006E337C">
                <w:rPr>
                  <w:rFonts w:ascii="Calibri" w:hAnsi="Calibri" w:cs="Calibri"/>
                  <w:color w:val="000000"/>
                  <w:sz w:val="22"/>
                  <w:szCs w:val="22"/>
                </w:rPr>
                <w:t>préstamos</w:t>
              </w:r>
            </w:ins>
            <w:ins w:id="334" w:author="Auditor Interno" w:date="2019-10-10T16:08:00Z">
              <w:r>
                <w:rPr>
                  <w:rFonts w:ascii="Calibri" w:hAnsi="Calibri" w:cs="Calibri"/>
                  <w:color w:val="000000"/>
                  <w:sz w:val="22"/>
                  <w:szCs w:val="22"/>
                </w:rPr>
                <w:t xml:space="preserve"> de </w:t>
              </w:r>
            </w:ins>
            <w:ins w:id="335" w:author="Auditor Interno" w:date="2019-10-10T16:09:00Z">
              <w:r>
                <w:rPr>
                  <w:rFonts w:ascii="Calibri" w:hAnsi="Calibri" w:cs="Calibri"/>
                  <w:color w:val="000000"/>
                  <w:sz w:val="22"/>
                  <w:szCs w:val="22"/>
                </w:rPr>
                <w:t>carácter personal a los empleados. A cuenta de saldo.</w:t>
              </w:r>
            </w:ins>
          </w:p>
          <w:p w14:paraId="32CAC262" w14:textId="08F2374C" w:rsidR="00D412B9" w:rsidRDefault="00D412B9" w:rsidP="00D412B9">
            <w:pPr>
              <w:rPr>
                <w:ins w:id="336" w:author="Auditor Interno" w:date="2019-10-10T16:10:00Z"/>
                <w:rFonts w:ascii="Calibri" w:hAnsi="Calibri" w:cs="Calibri"/>
                <w:color w:val="000000"/>
                <w:sz w:val="22"/>
                <w:szCs w:val="22"/>
              </w:rPr>
            </w:pPr>
            <w:ins w:id="337" w:author="Auditor Interno" w:date="2019-10-10T16:10:00Z">
              <w:r>
                <w:rPr>
                  <w:rFonts w:ascii="Calibri" w:hAnsi="Calibri" w:cs="Calibri"/>
                  <w:color w:val="000000"/>
                  <w:sz w:val="22"/>
                  <w:szCs w:val="22"/>
                </w:rPr>
                <w:t>-</w:t>
              </w:r>
            </w:ins>
            <w:ins w:id="338" w:author="Auditor Interno" w:date="2019-10-10T16:09:00Z">
              <w:r>
                <w:rPr>
                  <w:rFonts w:ascii="Calibri" w:hAnsi="Calibri" w:cs="Calibri"/>
                  <w:color w:val="000000"/>
                  <w:sz w:val="22"/>
                  <w:szCs w:val="22"/>
                </w:rPr>
                <w:t xml:space="preserve">El </w:t>
              </w:r>
            </w:ins>
            <w:ins w:id="339" w:author="Auditor Interno" w:date="2019-10-10T16:11:00Z">
              <w:r>
                <w:rPr>
                  <w:rFonts w:ascii="Calibri" w:hAnsi="Calibri" w:cs="Calibri"/>
                  <w:color w:val="000000"/>
                  <w:sz w:val="22"/>
                  <w:szCs w:val="22"/>
                </w:rPr>
                <w:t>límite</w:t>
              </w:r>
            </w:ins>
            <w:ins w:id="340" w:author="Auditor Interno" w:date="2019-10-10T16:09:00Z">
              <w:r>
                <w:rPr>
                  <w:rFonts w:ascii="Calibri" w:hAnsi="Calibri" w:cs="Calibri"/>
                  <w:color w:val="000000"/>
                  <w:sz w:val="22"/>
                  <w:szCs w:val="22"/>
                </w:rPr>
                <w:t xml:space="preserve"> de los </w:t>
              </w:r>
            </w:ins>
            <w:ins w:id="341" w:author="Auditor Interno" w:date="2019-10-10T16:11:00Z">
              <w:r>
                <w:rPr>
                  <w:rFonts w:ascii="Calibri" w:hAnsi="Calibri" w:cs="Calibri"/>
                  <w:color w:val="000000"/>
                  <w:sz w:val="22"/>
                  <w:szCs w:val="22"/>
                </w:rPr>
                <w:t>viáticos</w:t>
              </w:r>
            </w:ins>
            <w:ins w:id="342" w:author="Auditor Interno" w:date="2019-10-10T16:09:00Z">
              <w:r>
                <w:rPr>
                  <w:rFonts w:ascii="Calibri" w:hAnsi="Calibri" w:cs="Calibri"/>
                  <w:color w:val="000000"/>
                  <w:sz w:val="22"/>
                  <w:szCs w:val="22"/>
                </w:rPr>
                <w:t xml:space="preserve">- alimentos se </w:t>
              </w:r>
            </w:ins>
            <w:ins w:id="343" w:author="Auditor Interno" w:date="2019-10-10T16:17:00Z">
              <w:r w:rsidR="00834D28">
                <w:rPr>
                  <w:rFonts w:ascii="Calibri" w:hAnsi="Calibri" w:cs="Calibri"/>
                  <w:color w:val="000000"/>
                  <w:sz w:val="22"/>
                  <w:szCs w:val="22"/>
                </w:rPr>
                <w:t>aumentó</w:t>
              </w:r>
            </w:ins>
            <w:ins w:id="344" w:author="Auditor Interno" w:date="2019-10-10T16:09:00Z">
              <w:r>
                <w:rPr>
                  <w:rFonts w:ascii="Calibri" w:hAnsi="Calibri" w:cs="Calibri"/>
                  <w:color w:val="000000"/>
                  <w:sz w:val="22"/>
                  <w:szCs w:val="22"/>
                </w:rPr>
                <w:t xml:space="preserve"> a $500.00 </w:t>
              </w:r>
            </w:ins>
            <w:ins w:id="345" w:author="Auditor Interno" w:date="2019-10-10T16:10:00Z">
              <w:r>
                <w:rPr>
                  <w:rFonts w:ascii="Calibri" w:hAnsi="Calibri" w:cs="Calibri"/>
                  <w:color w:val="000000"/>
                  <w:sz w:val="22"/>
                  <w:szCs w:val="22"/>
                </w:rPr>
                <w:t>al día por persona.</w:t>
              </w:r>
            </w:ins>
          </w:p>
          <w:p w14:paraId="59C5C77F" w14:textId="77777777" w:rsidR="00D412B9" w:rsidRDefault="00D412B9" w:rsidP="00D412B9">
            <w:pPr>
              <w:rPr>
                <w:ins w:id="346" w:author="Auditor Interno" w:date="2019-10-10T16:10:00Z"/>
                <w:rFonts w:ascii="Calibri" w:hAnsi="Calibri" w:cs="Calibri"/>
                <w:color w:val="000000"/>
                <w:sz w:val="22"/>
                <w:szCs w:val="22"/>
              </w:rPr>
            </w:pPr>
            <w:ins w:id="347" w:author="Auditor Interno" w:date="2019-10-10T16:10:00Z">
              <w:r>
                <w:rPr>
                  <w:rFonts w:ascii="Calibri" w:hAnsi="Calibri" w:cs="Calibri"/>
                  <w:color w:val="000000"/>
                  <w:sz w:val="22"/>
                  <w:szCs w:val="22"/>
                </w:rPr>
                <w:t>En lugares donde no se cuente con servicio de facturación el monto máximo permitido por alimento será de $100.00</w:t>
              </w:r>
            </w:ins>
          </w:p>
          <w:p w14:paraId="2CC670DC" w14:textId="77777777" w:rsidR="00D412B9" w:rsidRDefault="002778DB" w:rsidP="00D412B9">
            <w:pPr>
              <w:rPr>
                <w:ins w:id="348" w:author="Auditor Interno" w:date="2019-10-10T16:17:00Z"/>
                <w:rFonts w:ascii="Calibri" w:hAnsi="Calibri" w:cs="Calibri"/>
                <w:color w:val="000000"/>
                <w:sz w:val="22"/>
                <w:szCs w:val="22"/>
              </w:rPr>
            </w:pPr>
            <w:ins w:id="349" w:author="Auditor Interno" w:date="2019-10-10T16:13:00Z">
              <w:r>
                <w:rPr>
                  <w:rFonts w:ascii="Calibri" w:hAnsi="Calibri" w:cs="Calibri"/>
                  <w:color w:val="000000"/>
                  <w:sz w:val="22"/>
                  <w:szCs w:val="22"/>
                </w:rPr>
                <w:t xml:space="preserve">El </w:t>
              </w:r>
            </w:ins>
            <w:ins w:id="350" w:author="Auditor Interno" w:date="2019-10-10T16:14:00Z">
              <w:r>
                <w:rPr>
                  <w:rFonts w:ascii="Calibri" w:hAnsi="Calibri" w:cs="Calibri"/>
                  <w:color w:val="000000"/>
                  <w:sz w:val="22"/>
                  <w:szCs w:val="22"/>
                </w:rPr>
                <w:t>límite</w:t>
              </w:r>
            </w:ins>
            <w:ins w:id="351" w:author="Auditor Interno" w:date="2019-10-10T16:13:00Z">
              <w:r>
                <w:rPr>
                  <w:rFonts w:ascii="Calibri" w:hAnsi="Calibri" w:cs="Calibri"/>
                  <w:color w:val="000000"/>
                  <w:sz w:val="22"/>
                  <w:szCs w:val="22"/>
                </w:rPr>
                <w:t xml:space="preserve"> de </w:t>
              </w:r>
            </w:ins>
            <w:ins w:id="352" w:author="Auditor Interno" w:date="2019-10-10T16:14:00Z">
              <w:r>
                <w:rPr>
                  <w:rFonts w:ascii="Calibri" w:hAnsi="Calibri" w:cs="Calibri"/>
                  <w:color w:val="000000"/>
                  <w:sz w:val="22"/>
                  <w:szCs w:val="22"/>
                </w:rPr>
                <w:t>viáticos</w:t>
              </w:r>
            </w:ins>
            <w:ins w:id="353" w:author="Auditor Interno" w:date="2019-10-10T16:13:00Z">
              <w:r>
                <w:rPr>
                  <w:rFonts w:ascii="Calibri" w:hAnsi="Calibri" w:cs="Calibri"/>
                  <w:color w:val="000000"/>
                  <w:sz w:val="22"/>
                  <w:szCs w:val="22"/>
                </w:rPr>
                <w:t xml:space="preserve">- Hospedaje se </w:t>
              </w:r>
            </w:ins>
            <w:ins w:id="354" w:author="Auditor Interno" w:date="2019-10-10T16:14:00Z">
              <w:r>
                <w:rPr>
                  <w:rFonts w:ascii="Calibri" w:hAnsi="Calibri" w:cs="Calibri"/>
                  <w:color w:val="000000"/>
                  <w:sz w:val="22"/>
                  <w:szCs w:val="22"/>
                </w:rPr>
                <w:t>aumentó</w:t>
              </w:r>
            </w:ins>
            <w:ins w:id="355" w:author="Auditor Interno" w:date="2019-10-10T16:13:00Z">
              <w:r>
                <w:rPr>
                  <w:rFonts w:ascii="Calibri" w:hAnsi="Calibri" w:cs="Calibri"/>
                  <w:color w:val="000000"/>
                  <w:sz w:val="22"/>
                  <w:szCs w:val="22"/>
                </w:rPr>
                <w:t xml:space="preserve"> a $13</w:t>
              </w:r>
            </w:ins>
            <w:ins w:id="356" w:author="Auditor Interno" w:date="2019-10-10T16:14:00Z">
              <w:r>
                <w:rPr>
                  <w:rFonts w:ascii="Calibri" w:hAnsi="Calibri" w:cs="Calibri"/>
                  <w:color w:val="000000"/>
                  <w:sz w:val="22"/>
                  <w:szCs w:val="22"/>
                </w:rPr>
                <w:t xml:space="preserve">00.00 por persona con desayuno incluido. </w:t>
              </w:r>
            </w:ins>
          </w:p>
          <w:p w14:paraId="0186E88F" w14:textId="77777777" w:rsidR="00834D28" w:rsidRDefault="00834D28">
            <w:pPr>
              <w:rPr>
                <w:ins w:id="357" w:author="Auditor Interno" w:date="2019-10-11T13:12:00Z"/>
                <w:rFonts w:ascii="Calibri" w:hAnsi="Calibri" w:cs="Calibri"/>
                <w:color w:val="000000"/>
                <w:sz w:val="22"/>
                <w:szCs w:val="22"/>
              </w:rPr>
            </w:pPr>
            <w:ins w:id="358" w:author="Auditor Interno" w:date="2019-10-10T16:17:00Z">
              <w:r w:rsidRPr="00834D28">
                <w:rPr>
                  <w:rFonts w:ascii="Calibri" w:hAnsi="Calibri" w:cs="Calibri"/>
                  <w:color w:val="000000"/>
                  <w:sz w:val="22"/>
                  <w:szCs w:val="22"/>
                </w:rPr>
                <w:t xml:space="preserve">En aquellos casos en que la ubicación de la Sociedad se encuentre en poblados donde no se expiden facturas se establece un </w:t>
              </w:r>
              <w:r>
                <w:rPr>
                  <w:rFonts w:ascii="Calibri" w:hAnsi="Calibri" w:cs="Calibri"/>
                  <w:color w:val="000000"/>
                  <w:sz w:val="22"/>
                  <w:szCs w:val="22"/>
                </w:rPr>
                <w:t xml:space="preserve">monto </w:t>
              </w:r>
              <w:r w:rsidRPr="00834D28">
                <w:rPr>
                  <w:rFonts w:ascii="Calibri" w:hAnsi="Calibri" w:cs="Calibri"/>
                  <w:color w:val="000000"/>
                  <w:sz w:val="22"/>
                  <w:szCs w:val="22"/>
                </w:rPr>
                <w:t>máximo de $500.00 diarios</w:t>
              </w:r>
            </w:ins>
          </w:p>
          <w:p w14:paraId="2D768B88" w14:textId="66D2112D" w:rsidR="00933AB6" w:rsidRPr="00933AB6" w:rsidRDefault="00933AB6" w:rsidP="00933AB6">
            <w:pPr>
              <w:rPr>
                <w:ins w:id="359" w:author="Auditor Interno" w:date="2019-10-11T13:12:00Z"/>
                <w:rFonts w:ascii="Calibri" w:hAnsi="Calibri" w:cs="Calibri"/>
                <w:color w:val="000000"/>
                <w:sz w:val="22"/>
                <w:szCs w:val="22"/>
              </w:rPr>
            </w:pPr>
            <w:ins w:id="360" w:author="Auditor Interno" w:date="2019-10-11T13:12:00Z">
              <w:r w:rsidRPr="00933AB6">
                <w:rPr>
                  <w:rFonts w:ascii="Calibri" w:hAnsi="Calibri" w:cs="Calibri"/>
                  <w:color w:val="000000"/>
                  <w:sz w:val="22"/>
                  <w:szCs w:val="22"/>
                </w:rPr>
                <w:t>Los Gastos de administración y promoción inferiores a $10,000.00 serán autorizados por el Gerente General.</w:t>
              </w:r>
            </w:ins>
          </w:p>
          <w:p w14:paraId="4647E269" w14:textId="1CEA952B" w:rsidR="006E337C" w:rsidRDefault="00933AB6" w:rsidP="00F16C87">
            <w:pPr>
              <w:rPr>
                <w:ins w:id="361" w:author="Asus_Generico" w:date="2022-04-13T08:34:00Z"/>
                <w:rFonts w:ascii="Calibri" w:hAnsi="Calibri" w:cs="Calibri"/>
                <w:color w:val="000000"/>
                <w:sz w:val="22"/>
                <w:szCs w:val="22"/>
              </w:rPr>
            </w:pPr>
            <w:ins w:id="362" w:author="Auditor Interno" w:date="2019-10-11T13:12:00Z">
              <w:r w:rsidRPr="00933AB6">
                <w:rPr>
                  <w:rFonts w:ascii="Calibri" w:hAnsi="Calibri" w:cs="Calibri"/>
                  <w:color w:val="000000"/>
                  <w:sz w:val="22"/>
                  <w:szCs w:val="22"/>
                </w:rPr>
                <w:t>Los Gastos de administración superiores $10,000.00 deberán ser presentados al Consejo de Administración, con excepción de gastos de operación cotidiana</w:t>
              </w:r>
              <w:r>
                <w:rPr>
                  <w:rFonts w:ascii="Calibri" w:hAnsi="Calibri" w:cs="Calibri"/>
                  <w:color w:val="000000"/>
                  <w:sz w:val="22"/>
                  <w:szCs w:val="22"/>
                </w:rPr>
                <w:t>.</w:t>
              </w:r>
            </w:ins>
          </w:p>
          <w:p w14:paraId="5A03E85D" w14:textId="77777777" w:rsidR="0013377E" w:rsidRDefault="0013377E" w:rsidP="00F16C87">
            <w:pPr>
              <w:rPr>
                <w:ins w:id="363" w:author="Auditor Interno" w:date="2019-10-11T13:20:00Z"/>
                <w:rFonts w:ascii="Calibri" w:hAnsi="Calibri" w:cs="Calibri"/>
                <w:color w:val="000000"/>
                <w:sz w:val="22"/>
                <w:szCs w:val="22"/>
              </w:rPr>
            </w:pPr>
          </w:p>
          <w:p w14:paraId="2E8485B7" w14:textId="6BA2DFEF" w:rsidR="0013377E" w:rsidRDefault="00F16C87" w:rsidP="00F16C87">
            <w:pPr>
              <w:rPr>
                <w:ins w:id="364" w:author="Asus_Generico" w:date="2022-04-13T08:34:00Z"/>
                <w:rFonts w:ascii="Calibri" w:hAnsi="Calibri" w:cs="Calibri"/>
                <w:color w:val="000000"/>
                <w:sz w:val="22"/>
                <w:szCs w:val="22"/>
              </w:rPr>
            </w:pPr>
            <w:ins w:id="365" w:author="Auditor Interno" w:date="2019-10-11T13:20:00Z">
              <w:r w:rsidRPr="00F16C87">
                <w:rPr>
                  <w:rFonts w:ascii="Calibri" w:hAnsi="Calibri" w:cs="Calibri"/>
                  <w:color w:val="000000"/>
                  <w:sz w:val="22"/>
                  <w:szCs w:val="22"/>
                </w:rPr>
                <w:t>Para todos los gastos de administración menores a $30,000.00 será necesario presentar una cotización.</w:t>
              </w:r>
            </w:ins>
          </w:p>
          <w:p w14:paraId="6275BDEC" w14:textId="77777777" w:rsidR="0013377E" w:rsidRPr="00F16C87" w:rsidRDefault="0013377E" w:rsidP="00F16C87">
            <w:pPr>
              <w:rPr>
                <w:ins w:id="366" w:author="Auditor Interno" w:date="2019-10-11T13:20:00Z"/>
                <w:rFonts w:ascii="Calibri" w:hAnsi="Calibri" w:cs="Calibri"/>
                <w:color w:val="000000"/>
                <w:sz w:val="22"/>
                <w:szCs w:val="22"/>
              </w:rPr>
            </w:pPr>
          </w:p>
          <w:p w14:paraId="02067B90" w14:textId="77777777" w:rsidR="00F16C87" w:rsidDel="006E337C" w:rsidRDefault="00F16C87">
            <w:pPr>
              <w:rPr>
                <w:ins w:id="367" w:author="Yadi M." w:date="2022-04-11T17:25:00Z"/>
                <w:del w:id="368" w:author="Asus_Generico" w:date="2022-04-13T08:27:00Z"/>
                <w:rFonts w:ascii="Calibri" w:hAnsi="Calibri" w:cs="Calibri"/>
                <w:color w:val="000000"/>
                <w:sz w:val="22"/>
                <w:szCs w:val="22"/>
              </w:rPr>
              <w:pPrChange w:id="369" w:author="Auditor Interno" w:date="2019-10-10T16:09:00Z">
                <w:pPr>
                  <w:jc w:val="center"/>
                </w:pPr>
              </w:pPrChange>
            </w:pPr>
            <w:ins w:id="370" w:author="Auditor Interno" w:date="2019-10-11T13:20:00Z">
              <w:r w:rsidRPr="00F16C87">
                <w:rPr>
                  <w:rFonts w:ascii="Calibri" w:hAnsi="Calibri" w:cs="Calibri"/>
                  <w:color w:val="000000"/>
                  <w:sz w:val="22"/>
                  <w:szCs w:val="22"/>
                </w:rPr>
                <w:t>Para las compras por montos de $30,001.00 será necesario presentar mínimo 3 cotizaciones.</w:t>
              </w:r>
            </w:ins>
          </w:p>
          <w:p w14:paraId="4DBEF0B8" w14:textId="77777777" w:rsidR="001C6097" w:rsidDel="006E337C" w:rsidRDefault="001C6097">
            <w:pPr>
              <w:rPr>
                <w:ins w:id="371" w:author="Yadi M." w:date="2022-04-11T17:25:00Z"/>
                <w:del w:id="372" w:author="Asus_Generico" w:date="2022-04-13T08:27:00Z"/>
                <w:rFonts w:ascii="Calibri" w:hAnsi="Calibri" w:cs="Calibri"/>
                <w:color w:val="000000"/>
                <w:sz w:val="22"/>
                <w:szCs w:val="22"/>
              </w:rPr>
              <w:pPrChange w:id="373" w:author="Auditor Interno" w:date="2019-10-10T16:09:00Z">
                <w:pPr>
                  <w:jc w:val="center"/>
                </w:pPr>
              </w:pPrChange>
            </w:pPr>
          </w:p>
          <w:p w14:paraId="367F0BF6" w14:textId="767F6D60" w:rsidR="001C6097" w:rsidRPr="00D412B9" w:rsidRDefault="001C6097">
            <w:pPr>
              <w:rPr>
                <w:ins w:id="374" w:author="Auditor Interno" w:date="2019-01-02T15:31:00Z"/>
                <w:rFonts w:ascii="Calibri" w:hAnsi="Calibri" w:cs="Calibri"/>
                <w:color w:val="000000"/>
                <w:sz w:val="22"/>
                <w:szCs w:val="22"/>
                <w:rPrChange w:id="375" w:author="Auditor Interno" w:date="2019-10-10T16:09:00Z">
                  <w:rPr>
                    <w:ins w:id="376" w:author="Auditor Interno" w:date="2019-01-02T15:31:00Z"/>
                  </w:rPr>
                </w:rPrChange>
              </w:rPr>
              <w:pPrChange w:id="377" w:author="Auditor Interno" w:date="2019-10-10T16:09:00Z">
                <w:pPr>
                  <w:jc w:val="center"/>
                </w:pPr>
              </w:pPrChange>
            </w:pPr>
          </w:p>
        </w:tc>
      </w:tr>
      <w:tr w:rsidR="001C6097" w14:paraId="42D97F2E" w14:textId="77777777" w:rsidTr="0013377E">
        <w:trPr>
          <w:trHeight w:val="1200"/>
          <w:ins w:id="378" w:author="Yadi M." w:date="2022-04-11T17:27:00Z"/>
          <w:trPrChange w:id="379" w:author="Asus_Generico" w:date="2022-04-13T08:34:00Z">
            <w:trPr>
              <w:trHeight w:val="1200"/>
            </w:trPr>
          </w:trPrChange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tcPrChange w:id="380" w:author="Asus_Generico" w:date="2022-04-13T08:34:00Z">
              <w:tcPr>
                <w:tcW w:w="174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</w:tcPrChange>
          </w:tcPr>
          <w:p w14:paraId="17BD9659" w14:textId="2E3B23A8" w:rsidR="001C6097" w:rsidRDefault="006E23C2">
            <w:pPr>
              <w:rPr>
                <w:ins w:id="381" w:author="Yadi M." w:date="2022-04-11T17:27:00Z"/>
                <w:rFonts w:ascii="Calibri" w:hAnsi="Calibri" w:cs="Calibri"/>
                <w:color w:val="000000"/>
              </w:rPr>
              <w:pPrChange w:id="382" w:author="Yadi M." w:date="2023-01-18T16:22:00Z">
                <w:pPr>
                  <w:jc w:val="center"/>
                </w:pPr>
              </w:pPrChange>
            </w:pPr>
            <w:ins w:id="383" w:author="Yadi M." w:date="2023-01-18T16:28:00Z">
              <w:r>
                <w:rPr>
                  <w:rFonts w:ascii="Calibri" w:hAnsi="Calibri" w:cs="Calibri"/>
                  <w:noProof/>
                  <w:color w:val="000000"/>
                  <w:lang w:val="es-MX" w:eastAsia="es-MX"/>
                </w:rPr>
                <w:lastRenderedPageBreak/>
                <mc:AlternateContent>
                  <mc:Choice Requires="wps">
                    <w:drawing>
                      <wp:anchor distT="0" distB="0" distL="114300" distR="114300" simplePos="0" relativeHeight="251673600" behindDoc="0" locked="0" layoutInCell="1" allowOverlap="1" wp14:anchorId="2DD3A705" wp14:editId="3DFA77A8">
                        <wp:simplePos x="0" y="0"/>
                        <wp:positionH relativeFrom="column">
                          <wp:posOffset>69215</wp:posOffset>
                        </wp:positionH>
                        <wp:positionV relativeFrom="paragraph">
                          <wp:posOffset>-2713355</wp:posOffset>
                        </wp:positionV>
                        <wp:extent cx="1061085" cy="276225"/>
                        <wp:effectExtent l="0" t="0" r="5715" b="9525"/>
                        <wp:wrapNone/>
                        <wp:docPr id="12" name="Cuadro de texto 12"/>
                        <wp:cNvGraphicFramePr/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SpPr txBox="1"/>
                              <wps:spPr>
                                <a:xfrm>
                                  <a:off x="0" y="0"/>
                                  <a:ext cx="1061085" cy="27622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2C879B1D" w14:textId="502BCBD5" w:rsidR="00BA4F88" w:rsidRPr="006E23C2" w:rsidRDefault="00BA4F88">
                                    <w:pPr>
                                      <w:rPr>
                                        <w:rFonts w:ascii="Arial" w:hAnsi="Arial" w:cs="Arial"/>
                                        <w:lang w:val="es-MX"/>
                                        <w:rPrChange w:id="384" w:author="Yadi M." w:date="2023-01-18T16:29:00Z">
                                          <w:rPr/>
                                        </w:rPrChange>
                                      </w:rPr>
                                    </w:pPr>
                                    <w:ins w:id="385" w:author="Yadi M." w:date="2023-01-18T16:29:00Z">
                                      <w:r w:rsidRPr="006E23C2">
                                        <w:rPr>
                                          <w:rFonts w:ascii="Arial" w:hAnsi="Arial" w:cs="Arial"/>
                                          <w:lang w:val="es-MX"/>
                                          <w:rPrChange w:id="386" w:author="Yadi M." w:date="2023-01-18T16:29:00Z">
                                            <w:rPr>
                                              <w:lang w:val="es-MX"/>
                                            </w:rPr>
                                          </w:rPrChange>
                                        </w:rPr>
                                        <w:t>09-04-2022</w:t>
                                      </w:r>
                                    </w:ins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mc:Choice>
                  <mc:Fallback>
                    <w:pict>
                      <v:shapetype w14:anchorId="2DD3A705"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Cuadro de texto 12" o:spid="_x0000_s1034" type="#_x0000_t202" style="position:absolute;margin-left:5.45pt;margin-top:-213.65pt;width:83.55pt;height:21.7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" fillcolor="white [3201]" stroked="f" strokeweight=".5pt">
                        <v:textbox>
                          <w:txbxContent>
                            <w:p w14:paraId="2C879B1D" w14:textId="502BCBD5" w:rsidR="00BA4F88" w:rsidRPr="006E23C2" w:rsidRDefault="00BA4F88">
                              <w:pPr>
                                <w:rPr>
                                  <w:rFonts w:ascii="Arial" w:hAnsi="Arial" w:cs="Arial"/>
                                  <w:lang w:val="es-MX"/>
                                  <w:rPrChange w:id="367" w:author="Yadi M." w:date="2023-01-18T16:29:00Z">
                                    <w:rPr/>
                                  </w:rPrChange>
                                </w:rPr>
                              </w:pPr>
                              <w:ins w:id="368" w:author="Yadi M." w:date="2023-01-18T16:29:00Z">
                                <w:r w:rsidRPr="006E23C2">
                                  <w:rPr>
                                    <w:rFonts w:ascii="Arial" w:hAnsi="Arial" w:cs="Arial"/>
                                    <w:lang w:val="es-MX"/>
                                    <w:rPrChange w:id="369" w:author="Yadi M." w:date="2023-01-18T16:29:00Z">
                                      <w:rPr>
                                        <w:lang w:val="es-MX"/>
                                      </w:rPr>
                                    </w:rPrChange>
                                  </w:rPr>
                                  <w:t>09-04-2022</w:t>
                                </w:r>
                              </w:ins>
                            </w:p>
                          </w:txbxContent>
                        </v:textbox>
                      </v:shape>
                    </w:pict>
                  </mc:Fallback>
                </mc:AlternateContent>
              </w:r>
            </w:ins>
            <w:ins w:id="387" w:author="Yadi M." w:date="2023-01-18T16:22:00Z">
              <w:r w:rsidR="00B045ED">
                <w:rPr>
                  <w:rFonts w:ascii="Calibri" w:hAnsi="Calibri" w:cs="Calibri"/>
                  <w:color w:val="000000"/>
                </w:rPr>
                <w:t xml:space="preserve">       </w:t>
              </w:r>
            </w:ins>
            <w:ins w:id="388" w:author="Yadi M." w:date="2022-04-11T17:30:00Z">
              <w:r>
                <w:rPr>
                  <w:rFonts w:ascii="Calibri" w:hAnsi="Calibri" w:cs="Calibri"/>
                  <w:color w:val="000000"/>
                </w:rPr>
                <w:t>17-12</w:t>
              </w:r>
              <w:r w:rsidR="001C6097">
                <w:rPr>
                  <w:rFonts w:ascii="Calibri" w:hAnsi="Calibri" w:cs="Calibri"/>
                  <w:color w:val="000000"/>
                </w:rPr>
                <w:t>-2022</w:t>
              </w:r>
            </w:ins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tcPrChange w:id="389" w:author="Asus_Generico" w:date="2022-04-13T08:34:00Z">
              <w:tcPr>
                <w:tcW w:w="1840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</w:tcPrChange>
          </w:tcPr>
          <w:p w14:paraId="5F3DA122" w14:textId="5E115068" w:rsidR="001C6097" w:rsidRDefault="006E23C2">
            <w:pPr>
              <w:jc w:val="center"/>
              <w:rPr>
                <w:ins w:id="390" w:author="Yadi M." w:date="2022-04-11T17:27:00Z"/>
                <w:rFonts w:ascii="Calibri" w:hAnsi="Calibri" w:cs="Calibri"/>
                <w:color w:val="000000"/>
              </w:rPr>
            </w:pPr>
            <w:ins w:id="391" w:author="Yadi M." w:date="2023-01-18T16:29:00Z">
              <w:r>
                <w:rPr>
                  <w:rFonts w:ascii="Calibri" w:hAnsi="Calibri" w:cs="Calibri"/>
                  <w:noProof/>
                  <w:color w:val="000000"/>
                  <w:lang w:val="es-MX" w:eastAsia="es-MX"/>
                </w:rPr>
                <mc:AlternateContent>
                  <mc:Choice Requires="wps">
                    <w:drawing>
                      <wp:anchor distT="0" distB="0" distL="114300" distR="114300" simplePos="0" relativeHeight="251674624" behindDoc="0" locked="0" layoutInCell="1" allowOverlap="1" wp14:anchorId="59469B31" wp14:editId="3A3862C7">
                        <wp:simplePos x="0" y="0"/>
                        <wp:positionH relativeFrom="column">
                          <wp:posOffset>-17145</wp:posOffset>
                        </wp:positionH>
                        <wp:positionV relativeFrom="paragraph">
                          <wp:posOffset>-2697480</wp:posOffset>
                        </wp:positionV>
                        <wp:extent cx="1057275" cy="266700"/>
                        <wp:effectExtent l="0" t="0" r="9525" b="0"/>
                        <wp:wrapNone/>
                        <wp:docPr id="17" name="Cuadro de texto 17"/>
                        <wp:cNvGraphicFramePr/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SpPr txBox="1"/>
                              <wps:spPr>
                                <a:xfrm>
                                  <a:off x="0" y="0"/>
                                  <a:ext cx="1057275" cy="266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0A023C54" w14:textId="299815CB" w:rsidR="00BA4F88" w:rsidRPr="006E23C2" w:rsidRDefault="00BA4F88">
                                    <w:pPr>
                                      <w:rPr>
                                        <w:rFonts w:ascii="Arial" w:hAnsi="Arial" w:cs="Arial"/>
                                        <w:lang w:val="es-MX"/>
                                        <w:rPrChange w:id="392" w:author="Yadi M." w:date="2023-01-18T16:30:00Z">
                                          <w:rPr/>
                                        </w:rPrChange>
                                      </w:rPr>
                                    </w:pPr>
                                    <w:ins w:id="393" w:author="Yadi M." w:date="2023-01-18T16:29:00Z">
                                      <w:r w:rsidRPr="006E23C2">
                                        <w:rPr>
                                          <w:rFonts w:ascii="Arial" w:hAnsi="Arial" w:cs="Arial"/>
                                          <w:lang w:val="es-MX"/>
                                          <w:rPrChange w:id="394" w:author="Yadi M." w:date="2023-01-18T16:30:00Z">
                                            <w:rPr>
                                              <w:lang w:val="es-MX"/>
                                            </w:rPr>
                                          </w:rPrChange>
                                        </w:rPr>
                                        <w:t>09-04-2022</w:t>
                                      </w:r>
                                    </w:ins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mc:Choice>
                  <mc:Fallback>
                    <w:pict>
                      <v:shape w14:anchorId="59469B31" id="Cuadro de texto 17" o:spid="_x0000_s1035" type="#_x0000_t202" style="position:absolute;left:0;text-align:left;margin-left:-1.35pt;margin-top:-212.4pt;width:83.25pt;height:21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" fillcolor="white [3201]" stroked="f" strokeweight=".5pt">
                        <v:textbox>
                          <w:txbxContent>
                            <w:p w14:paraId="0A023C54" w14:textId="299815CB" w:rsidR="00BA4F88" w:rsidRPr="006E23C2" w:rsidRDefault="00BA4F88">
                              <w:pPr>
                                <w:rPr>
                                  <w:rFonts w:ascii="Arial" w:hAnsi="Arial" w:cs="Arial"/>
                                  <w:lang w:val="es-MX"/>
                                  <w:rPrChange w:id="378" w:author="Yadi M." w:date="2023-01-18T16:30:00Z">
                                    <w:rPr/>
                                  </w:rPrChange>
                                </w:rPr>
                              </w:pPr>
                              <w:ins w:id="379" w:author="Yadi M." w:date="2023-01-18T16:29:00Z">
                                <w:r w:rsidRPr="006E23C2">
                                  <w:rPr>
                                    <w:rFonts w:ascii="Arial" w:hAnsi="Arial" w:cs="Arial"/>
                                    <w:lang w:val="es-MX"/>
                                    <w:rPrChange w:id="380" w:author="Yadi M." w:date="2023-01-18T16:30:00Z">
                                      <w:rPr>
                                        <w:lang w:val="es-MX"/>
                                      </w:rPr>
                                    </w:rPrChange>
                                  </w:rPr>
                                  <w:t>09-04-2022</w:t>
                                </w:r>
                              </w:ins>
                            </w:p>
                          </w:txbxContent>
                        </v:textbox>
                      </v:shape>
                    </w:pict>
                  </mc:Fallback>
                </mc:AlternateContent>
              </w:r>
            </w:ins>
            <w:ins w:id="395" w:author="Yadi M." w:date="2022-04-11T17:30:00Z">
              <w:r>
                <w:rPr>
                  <w:rFonts w:ascii="Calibri" w:hAnsi="Calibri" w:cs="Calibri"/>
                  <w:color w:val="000000"/>
                </w:rPr>
                <w:t>17-12</w:t>
              </w:r>
              <w:r w:rsidR="001C6097">
                <w:rPr>
                  <w:rFonts w:ascii="Calibri" w:hAnsi="Calibri" w:cs="Calibri"/>
                  <w:color w:val="000000"/>
                </w:rPr>
                <w:t>-2022</w:t>
              </w:r>
            </w:ins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tcPrChange w:id="396" w:author="Asus_Generico" w:date="2022-04-13T08:34:00Z">
              <w:tcPr>
                <w:tcW w:w="1686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</w:tcPrChange>
          </w:tcPr>
          <w:p w14:paraId="5A5B7628" w14:textId="681E6929" w:rsidR="001C6097" w:rsidRDefault="00D86F91">
            <w:pPr>
              <w:jc w:val="center"/>
              <w:rPr>
                <w:ins w:id="397" w:author="Yadi M." w:date="2022-04-11T17:27:00Z"/>
                <w:rFonts w:ascii="Calibri" w:hAnsi="Calibri" w:cs="Calibri"/>
                <w:color w:val="000000"/>
              </w:rPr>
            </w:pPr>
            <w:ins w:id="398" w:author="Yadi M." w:date="2023-01-18T16:23:00Z">
              <w:r w:rsidRPr="00BA4F88">
                <w:rPr>
                  <w:rFonts w:ascii="Arial" w:hAnsi="Arial" w:cs="Arial"/>
                  <w:noProof/>
                  <w:sz w:val="22"/>
                  <w:szCs w:val="22"/>
                  <w:lang w:val="es-MX" w:eastAsia="es-MX"/>
                </w:rPr>
                <mc:AlternateContent>
                  <mc:Choice Requires="wps">
                    <w:drawing>
                      <wp:anchor distT="0" distB="0" distL="114300" distR="114300" simplePos="0" relativeHeight="251668480" behindDoc="0" locked="0" layoutInCell="1" allowOverlap="1" wp14:anchorId="1F0FDCE3" wp14:editId="38FDA2D6">
                        <wp:simplePos x="0" y="0"/>
                        <wp:positionH relativeFrom="column">
                          <wp:posOffset>-2527300</wp:posOffset>
                        </wp:positionH>
                        <wp:positionV relativeFrom="paragraph">
                          <wp:posOffset>-1649730</wp:posOffset>
                        </wp:positionV>
                        <wp:extent cx="6343650" cy="19050"/>
                        <wp:effectExtent l="0" t="0" r="19050" b="19050"/>
                        <wp:wrapNone/>
                        <wp:docPr id="8" name="Conector recto 8"/>
                        <wp:cNvGraphicFramePr/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CnPr/>
                              <wps:spPr>
                                <a:xfrm flipH="1">
                                  <a:off x="0" y="0"/>
                                  <a:ext cx="6343650" cy="1905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1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mc:Choice>
                  <mc:Fallback>
                    <w:pict>
                      <v:line w14:anchorId="40831519" id="Conector recto 8" o:spid="_x0000_s1026" style="position:absolute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99pt,-129.9pt" to="300.5pt,-12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" strokecolor="black [3200]" strokeweight="1pt">
                        <v:stroke joinstyle="miter"/>
                      </v:line>
                    </w:pict>
                  </mc:Fallback>
                </mc:AlternateContent>
              </w:r>
            </w:ins>
            <w:ins w:id="399" w:author="Yadi M." w:date="2023-01-18T16:29:00Z">
              <w:r w:rsidR="006E23C2">
                <w:rPr>
                  <w:rFonts w:ascii="Calibri" w:hAnsi="Calibri" w:cs="Calibri"/>
                  <w:noProof/>
                  <w:color w:val="000000"/>
                  <w:lang w:val="es-MX" w:eastAsia="es-MX"/>
                </w:rPr>
                <mc:AlternateContent>
                  <mc:Choice Requires="wps">
                    <w:drawing>
                      <wp:anchor distT="0" distB="0" distL="114300" distR="114300" simplePos="0" relativeHeight="251675648" behindDoc="0" locked="0" layoutInCell="1" allowOverlap="1" wp14:anchorId="1E8EC1AB" wp14:editId="40F2F7F9">
                        <wp:simplePos x="0" y="0"/>
                        <wp:positionH relativeFrom="column">
                          <wp:posOffset>44450</wp:posOffset>
                        </wp:positionH>
                        <wp:positionV relativeFrom="paragraph">
                          <wp:posOffset>-2689860</wp:posOffset>
                        </wp:positionV>
                        <wp:extent cx="981075" cy="266700"/>
                        <wp:effectExtent l="0" t="0" r="9525" b="0"/>
                        <wp:wrapNone/>
                        <wp:docPr id="18" name="Cuadro de texto 18"/>
                        <wp:cNvGraphicFramePr/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SpPr txBox="1"/>
                              <wps:spPr>
                                <a:xfrm>
                                  <a:off x="0" y="0"/>
                                  <a:ext cx="981075" cy="266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33C8FC85" w14:textId="6CD3C4D0" w:rsidR="00BA4F88" w:rsidRPr="006E23C2" w:rsidRDefault="00BA4F88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lang w:val="es-MX"/>
                                        <w:rPrChange w:id="400" w:author="Yadi M." w:date="2023-01-18T16:30:00Z">
                                          <w:rPr/>
                                        </w:rPrChange>
                                      </w:rPr>
                                      <w:pPrChange w:id="401" w:author="Yadi M." w:date="2023-01-18T16:29:00Z">
                                        <w:pPr/>
                                      </w:pPrChange>
                                    </w:pPr>
                                    <w:ins w:id="402" w:author="Yadi M." w:date="2023-01-18T16:29:00Z">
                                      <w:r w:rsidRPr="006E23C2">
                                        <w:rPr>
                                          <w:rFonts w:ascii="Arial" w:hAnsi="Arial" w:cs="Arial"/>
                                          <w:lang w:val="es-MX"/>
                                          <w:rPrChange w:id="403" w:author="Yadi M." w:date="2023-01-18T16:30:00Z">
                                            <w:rPr>
                                              <w:lang w:val="es-MX"/>
                                            </w:rPr>
                                          </w:rPrChange>
                                        </w:rPr>
                                        <w:t>4</w:t>
                                      </w:r>
                                    </w:ins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mc:Choice>
                  <mc:Fallback>
                    <w:pict>
                      <v:shape w14:anchorId="1E8EC1AB" id="Cuadro de texto 18" o:spid="_x0000_s1036" type="#_x0000_t202" style="position:absolute;left:0;text-align:left;margin-left:3.5pt;margin-top:-211.8pt;width:77.25pt;height:21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" fillcolor="white [3201]" stroked="f" strokeweight=".5pt">
                        <v:textbox>
                          <w:txbxContent>
                            <w:p w14:paraId="33C8FC85" w14:textId="6CD3C4D0" w:rsidR="00BA4F88" w:rsidRPr="006E23C2" w:rsidRDefault="00BA4F88">
                              <w:pPr>
                                <w:jc w:val="center"/>
                                <w:rPr>
                                  <w:rFonts w:ascii="Arial" w:hAnsi="Arial" w:cs="Arial"/>
                                  <w:lang w:val="es-MX"/>
                                  <w:rPrChange w:id="390" w:author="Yadi M." w:date="2023-01-18T16:30:00Z">
                                    <w:rPr/>
                                  </w:rPrChange>
                                </w:rPr>
                                <w:pPrChange w:id="391" w:author="Yadi M." w:date="2023-01-18T16:29:00Z">
                                  <w:pPr/>
                                </w:pPrChange>
                              </w:pPr>
                              <w:ins w:id="392" w:author="Yadi M." w:date="2023-01-18T16:29:00Z">
                                <w:r w:rsidRPr="006E23C2">
                                  <w:rPr>
                                    <w:rFonts w:ascii="Arial" w:hAnsi="Arial" w:cs="Arial"/>
                                    <w:lang w:val="es-MX"/>
                                    <w:rPrChange w:id="393" w:author="Yadi M." w:date="2023-01-18T16:30:00Z">
                                      <w:rPr>
                                        <w:lang w:val="es-MX"/>
                                      </w:rPr>
                                    </w:rPrChange>
                                  </w:rPr>
                                  <w:t>4</w:t>
                                </w:r>
                              </w:ins>
                            </w:p>
                          </w:txbxContent>
                        </v:textbox>
                      </v:shape>
                    </w:pict>
                  </mc:Fallback>
                </mc:AlternateContent>
              </w:r>
            </w:ins>
            <w:ins w:id="404" w:author="Yadi M." w:date="2022-04-11T17:30:00Z">
              <w:r w:rsidR="006E23C2">
                <w:rPr>
                  <w:rFonts w:ascii="Calibri" w:hAnsi="Calibri" w:cs="Calibri"/>
                  <w:color w:val="000000"/>
                </w:rPr>
                <w:t>5</w:t>
              </w:r>
            </w:ins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tcPrChange w:id="405" w:author="Asus_Generico" w:date="2022-04-13T08:34:00Z">
              <w:tcPr>
                <w:tcW w:w="3794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bottom"/>
              </w:tcPr>
            </w:tcPrChange>
          </w:tcPr>
          <w:p w14:paraId="434BC4A3" w14:textId="7290FBE9" w:rsidR="001C6097" w:rsidRPr="006E23C2" w:rsidRDefault="001C6097">
            <w:pPr>
              <w:spacing w:after="160" w:line="259" w:lineRule="auto"/>
              <w:contextualSpacing/>
              <w:jc w:val="both"/>
              <w:rPr>
                <w:ins w:id="406" w:author="Yadi M." w:date="2022-04-11T17:29:00Z"/>
                <w:rFonts w:ascii="Arial" w:hAnsi="Arial" w:cs="Arial"/>
                <w:sz w:val="22"/>
                <w:szCs w:val="22"/>
              </w:rPr>
              <w:pPrChange w:id="407" w:author="Yadi M." w:date="2023-01-18T16:31:00Z">
                <w:pPr>
                  <w:pStyle w:val="Prrafodelista"/>
                  <w:numPr>
                    <w:numId w:val="31"/>
                  </w:numPr>
                  <w:spacing w:after="160" w:line="259" w:lineRule="auto"/>
                  <w:ind w:left="720" w:hanging="360"/>
                  <w:contextualSpacing/>
                  <w:jc w:val="both"/>
                </w:pPr>
              </w:pPrChange>
            </w:pPr>
            <w:ins w:id="408" w:author="Yadi M." w:date="2022-04-11T17:29:00Z">
              <w:r w:rsidRPr="006E23C2">
                <w:rPr>
                  <w:rFonts w:ascii="Arial" w:hAnsi="Arial" w:cs="Arial"/>
                  <w:sz w:val="22"/>
                  <w:szCs w:val="22"/>
                </w:rPr>
                <w:t>Se modificó el monto de los gastos para las autorizaciones:</w:t>
              </w:r>
            </w:ins>
          </w:p>
          <w:p w14:paraId="4CC38671" w14:textId="77777777" w:rsidR="001C6097" w:rsidRPr="006E23C2" w:rsidRDefault="001C6097">
            <w:pPr>
              <w:spacing w:after="160" w:line="259" w:lineRule="auto"/>
              <w:contextualSpacing/>
              <w:jc w:val="both"/>
              <w:rPr>
                <w:ins w:id="409" w:author="Yadi M." w:date="2022-04-11T17:29:00Z"/>
                <w:rFonts w:ascii="Arial" w:hAnsi="Arial" w:cs="Arial"/>
                <w:sz w:val="22"/>
                <w:szCs w:val="22"/>
              </w:rPr>
              <w:pPrChange w:id="410" w:author="Yadi M." w:date="2023-01-18T16:31:00Z">
                <w:pPr>
                  <w:pStyle w:val="Prrafodelista"/>
                  <w:numPr>
                    <w:numId w:val="31"/>
                  </w:numPr>
                  <w:spacing w:after="160" w:line="259" w:lineRule="auto"/>
                  <w:ind w:left="720" w:hanging="360"/>
                  <w:contextualSpacing/>
                  <w:jc w:val="both"/>
                </w:pPr>
              </w:pPrChange>
            </w:pPr>
          </w:p>
          <w:p w14:paraId="7822F31A" w14:textId="77777777" w:rsidR="001C6097" w:rsidRPr="006E23C2" w:rsidRDefault="001C6097">
            <w:pPr>
              <w:spacing w:after="160" w:line="259" w:lineRule="auto"/>
              <w:contextualSpacing/>
              <w:jc w:val="both"/>
              <w:rPr>
                <w:ins w:id="411" w:author="Yadi M." w:date="2022-04-11T17:28:00Z"/>
                <w:rFonts w:ascii="Arial" w:hAnsi="Arial" w:cs="Arial"/>
                <w:sz w:val="22"/>
                <w:szCs w:val="22"/>
              </w:rPr>
              <w:pPrChange w:id="412" w:author="Yadi M." w:date="2023-01-18T16:31:00Z">
                <w:pPr>
                  <w:pStyle w:val="Prrafodelista"/>
                  <w:numPr>
                    <w:numId w:val="31"/>
                  </w:numPr>
                  <w:spacing w:after="160" w:line="259" w:lineRule="auto"/>
                  <w:ind w:left="720" w:hanging="360"/>
                  <w:contextualSpacing/>
                  <w:jc w:val="both"/>
                </w:pPr>
              </w:pPrChange>
            </w:pPr>
            <w:ins w:id="413" w:author="Yadi M." w:date="2022-04-11T17:28:00Z">
              <w:r w:rsidRPr="006E23C2">
                <w:rPr>
                  <w:rFonts w:ascii="Arial" w:hAnsi="Arial" w:cs="Arial"/>
                  <w:sz w:val="22"/>
                  <w:szCs w:val="22"/>
                  <w:rPrChange w:id="414" w:author="Yadi M." w:date="2023-01-18T16:31:00Z">
                    <w:rPr/>
                  </w:rPrChange>
                </w:rPr>
                <w:t>Los Gastos de administración y promoción inferiores a $20,000.00 serán autorizados por el Gerente General.</w:t>
              </w:r>
            </w:ins>
          </w:p>
          <w:p w14:paraId="2FF774E2" w14:textId="77777777" w:rsidR="001C6097" w:rsidRPr="006E23C2" w:rsidRDefault="001C6097">
            <w:pPr>
              <w:spacing w:after="160" w:line="259" w:lineRule="auto"/>
              <w:contextualSpacing/>
              <w:jc w:val="both"/>
              <w:rPr>
                <w:ins w:id="415" w:author="Yadi M." w:date="2022-04-11T17:28:00Z"/>
                <w:rFonts w:ascii="Arial" w:hAnsi="Arial" w:cs="Arial"/>
                <w:sz w:val="22"/>
                <w:szCs w:val="22"/>
                <w:rPrChange w:id="416" w:author="Yadi M." w:date="2023-01-18T16:31:00Z">
                  <w:rPr>
                    <w:ins w:id="417" w:author="Yadi M." w:date="2022-04-11T17:28:00Z"/>
                  </w:rPr>
                </w:rPrChange>
              </w:rPr>
              <w:pPrChange w:id="418" w:author="Yadi M." w:date="2023-01-18T16:31:00Z">
                <w:pPr>
                  <w:pStyle w:val="Prrafodelista"/>
                  <w:numPr>
                    <w:numId w:val="31"/>
                  </w:numPr>
                  <w:spacing w:after="160" w:line="259" w:lineRule="auto"/>
                  <w:ind w:left="720" w:hanging="360"/>
                  <w:contextualSpacing/>
                  <w:jc w:val="both"/>
                </w:pPr>
              </w:pPrChange>
            </w:pPr>
          </w:p>
          <w:p w14:paraId="617927D2" w14:textId="77777777" w:rsidR="001C6097" w:rsidRPr="006E23C2" w:rsidRDefault="001C6097">
            <w:pPr>
              <w:jc w:val="both"/>
              <w:rPr>
                <w:ins w:id="419" w:author="Yadi M." w:date="2023-01-18T16:23:00Z"/>
                <w:rFonts w:ascii="Arial" w:hAnsi="Arial" w:cs="Arial"/>
                <w:sz w:val="22"/>
                <w:szCs w:val="22"/>
              </w:rPr>
              <w:pPrChange w:id="420" w:author="Yadi M." w:date="2023-01-18T16:31:00Z">
                <w:pPr/>
              </w:pPrChange>
            </w:pPr>
            <w:ins w:id="421" w:author="Yadi M." w:date="2022-04-11T17:28:00Z">
              <w:r w:rsidRPr="006E23C2">
                <w:rPr>
                  <w:rFonts w:ascii="Arial" w:hAnsi="Arial" w:cs="Arial"/>
                  <w:sz w:val="22"/>
                  <w:szCs w:val="22"/>
                  <w:rPrChange w:id="422" w:author="Yadi M." w:date="2023-01-18T16:31:00Z">
                    <w:rPr/>
                  </w:rPrChange>
                </w:rPr>
                <w:t>Los Gastos de administración superiores $20,000.00 deberán ser presentados al Consejo de Administración, con excepción de gastos de operación cotidiana (pago de nómina, cuotas, IMSS, impuestos, etc.).</w:t>
              </w:r>
            </w:ins>
          </w:p>
          <w:p w14:paraId="7FF998A0" w14:textId="097EFF8D" w:rsidR="008C24ED" w:rsidRPr="006E23C2" w:rsidRDefault="008C24ED">
            <w:pPr>
              <w:jc w:val="both"/>
              <w:rPr>
                <w:ins w:id="423" w:author="Yadi M." w:date="2023-01-18T16:03:00Z"/>
                <w:rFonts w:ascii="Arial" w:hAnsi="Arial" w:cs="Arial"/>
                <w:sz w:val="22"/>
                <w:szCs w:val="22"/>
              </w:rPr>
              <w:pPrChange w:id="424" w:author="Yadi M." w:date="2023-01-18T16:31:00Z">
                <w:pPr/>
              </w:pPrChange>
            </w:pPr>
          </w:p>
          <w:p w14:paraId="08600F07" w14:textId="0DEE44A3" w:rsidR="008C24ED" w:rsidRPr="006E23C2" w:rsidRDefault="008C24ED">
            <w:pPr>
              <w:jc w:val="both"/>
              <w:rPr>
                <w:ins w:id="425" w:author="Yadi M." w:date="2023-01-18T16:06:00Z"/>
                <w:rFonts w:ascii="Arial" w:hAnsi="Arial" w:cs="Arial"/>
                <w:bCs/>
                <w:sz w:val="22"/>
                <w:szCs w:val="22"/>
              </w:rPr>
              <w:pPrChange w:id="426" w:author="Yadi M." w:date="2023-01-18T16:31:00Z">
                <w:pPr/>
              </w:pPrChange>
            </w:pPr>
            <w:ins w:id="427" w:author="Yadi M." w:date="2023-01-18T16:03:00Z">
              <w:r w:rsidRPr="006E23C2">
                <w:rPr>
                  <w:rFonts w:ascii="Arial" w:hAnsi="Arial" w:cs="Arial"/>
                  <w:color w:val="000000"/>
                  <w:sz w:val="22"/>
                  <w:szCs w:val="22"/>
                  <w:rPrChange w:id="428" w:author="Yadi M." w:date="2023-01-18T16:31:00Z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rPrChange>
                </w:rPr>
                <w:t xml:space="preserve">En el numeral 6.- </w:t>
              </w:r>
            </w:ins>
            <w:ins w:id="429" w:author="Yadi M." w:date="2023-01-18T16:05:00Z">
              <w:r w:rsidRPr="006E23C2">
                <w:rPr>
                  <w:rFonts w:ascii="Arial" w:hAnsi="Arial" w:cs="Arial"/>
                  <w:color w:val="000000"/>
                  <w:sz w:val="22"/>
                  <w:szCs w:val="22"/>
                </w:rPr>
                <w:t>políticas</w:t>
              </w:r>
            </w:ins>
            <w:ins w:id="430" w:author="Yadi M." w:date="2023-01-18T16:03:00Z">
              <w:r w:rsidRPr="006E23C2">
                <w:rPr>
                  <w:rFonts w:ascii="Arial" w:hAnsi="Arial" w:cs="Arial"/>
                  <w:color w:val="000000"/>
                  <w:sz w:val="22"/>
                  <w:szCs w:val="22"/>
                  <w:rPrChange w:id="431" w:author="Yadi M." w:date="2023-01-18T16:31:00Z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rPrChange>
                </w:rPr>
                <w:t xml:space="preserve"> generales se actualizo el </w:t>
              </w:r>
            </w:ins>
            <w:ins w:id="432" w:author="Yadi M." w:date="2023-01-18T16:05:00Z">
              <w:r w:rsidRPr="006E23C2">
                <w:rPr>
                  <w:rFonts w:ascii="Arial" w:hAnsi="Arial" w:cs="Arial"/>
                  <w:color w:val="000000"/>
                  <w:sz w:val="22"/>
                  <w:szCs w:val="22"/>
                </w:rPr>
                <w:t>inciso</w:t>
              </w:r>
            </w:ins>
            <w:ins w:id="433" w:author="Yadi M." w:date="2023-01-18T16:03:00Z">
              <w:r w:rsidRPr="006E23C2">
                <w:rPr>
                  <w:rFonts w:ascii="Arial" w:hAnsi="Arial" w:cs="Arial"/>
                  <w:color w:val="000000"/>
                  <w:sz w:val="22"/>
                  <w:szCs w:val="22"/>
                  <w:rPrChange w:id="434" w:author="Yadi M." w:date="2023-01-18T16:31:00Z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rPrChange>
                </w:rPr>
                <w:t xml:space="preserve"> d) </w:t>
              </w:r>
            </w:ins>
            <w:ins w:id="435" w:author="Yadi M." w:date="2023-01-18T16:04:00Z">
              <w:r w:rsidRPr="006E23C2">
                <w:rPr>
                  <w:rFonts w:ascii="Arial" w:hAnsi="Arial" w:cs="Arial"/>
                  <w:color w:val="000000"/>
                  <w:sz w:val="22"/>
                  <w:szCs w:val="22"/>
                </w:rPr>
                <w:t xml:space="preserve">agregando </w:t>
              </w:r>
            </w:ins>
            <w:ins w:id="436" w:author="Yadi M." w:date="2023-01-18T16:06:00Z">
              <w:r w:rsidRPr="006E23C2">
                <w:rPr>
                  <w:rFonts w:ascii="Arial" w:hAnsi="Arial" w:cs="Arial"/>
                  <w:bCs/>
                  <w:sz w:val="22"/>
                  <w:szCs w:val="22"/>
                </w:rPr>
                <w:t>l</w:t>
              </w:r>
              <w:r w:rsidRPr="006E23C2">
                <w:rPr>
                  <w:rFonts w:ascii="Arial" w:hAnsi="Arial" w:cs="Arial"/>
                  <w:bCs/>
                  <w:sz w:val="22"/>
                  <w:szCs w:val="22"/>
                  <w:rPrChange w:id="437" w:author="Yadi M." w:date="2023-01-18T16:31:00Z">
                    <w:rPr>
                      <w:rFonts w:ascii="Arial" w:hAnsi="Arial" w:cs="Arial"/>
                      <w:bCs/>
                      <w:sz w:val="22"/>
                      <w:szCs w:val="22"/>
                      <w:highlight w:val="yellow"/>
                    </w:rPr>
                  </w:rPrChange>
                </w:rPr>
                <w:t>ista de asistencia del personal o directivos</w:t>
              </w:r>
            </w:ins>
          </w:p>
          <w:p w14:paraId="682D4599" w14:textId="1002E623" w:rsidR="008C24ED" w:rsidRPr="006E23C2" w:rsidRDefault="008C24ED">
            <w:pPr>
              <w:jc w:val="both"/>
              <w:rPr>
                <w:ins w:id="438" w:author="Yadi M." w:date="2023-01-18T16:06:00Z"/>
                <w:rFonts w:ascii="Arial" w:hAnsi="Arial" w:cs="Arial"/>
                <w:bCs/>
                <w:sz w:val="22"/>
                <w:szCs w:val="22"/>
              </w:rPr>
              <w:pPrChange w:id="439" w:author="Yadi M." w:date="2023-01-18T16:31:00Z">
                <w:pPr/>
              </w:pPrChange>
            </w:pPr>
          </w:p>
          <w:p w14:paraId="2A4899B0" w14:textId="2BF44DC1" w:rsidR="008C24ED" w:rsidRPr="006E23C2" w:rsidRDefault="008C24ED">
            <w:pPr>
              <w:jc w:val="both"/>
              <w:rPr>
                <w:ins w:id="440" w:author="Yadi M." w:date="2023-01-18T16:07:00Z"/>
                <w:rFonts w:ascii="Arial" w:hAnsi="Arial" w:cs="Arial"/>
                <w:sz w:val="22"/>
                <w:szCs w:val="22"/>
              </w:rPr>
              <w:pPrChange w:id="441" w:author="Yadi M." w:date="2023-01-18T16:31:00Z">
                <w:pPr/>
              </w:pPrChange>
            </w:pPr>
            <w:ins w:id="442" w:author="Yadi M." w:date="2023-01-18T16:06:00Z">
              <w:r w:rsidRPr="006E23C2">
                <w:rPr>
                  <w:rFonts w:ascii="Arial" w:hAnsi="Arial" w:cs="Arial"/>
                  <w:color w:val="000000"/>
                  <w:sz w:val="22"/>
                  <w:szCs w:val="22"/>
                </w:rPr>
                <w:t xml:space="preserve">En el inciso g) se </w:t>
              </w:r>
            </w:ins>
            <w:ins w:id="443" w:author="Yadi M." w:date="2023-01-18T16:07:00Z">
              <w:r w:rsidRPr="006E23C2">
                <w:rPr>
                  <w:rFonts w:ascii="Arial" w:hAnsi="Arial" w:cs="Arial"/>
                  <w:color w:val="000000"/>
                  <w:sz w:val="22"/>
                  <w:szCs w:val="22"/>
                </w:rPr>
                <w:t>especificó</w:t>
              </w:r>
            </w:ins>
            <w:ins w:id="444" w:author="Yadi M." w:date="2023-01-18T16:06:00Z">
              <w:r w:rsidRPr="006E23C2">
                <w:rPr>
                  <w:rFonts w:ascii="Arial" w:hAnsi="Arial" w:cs="Arial"/>
                  <w:color w:val="000000"/>
                  <w:sz w:val="22"/>
                  <w:szCs w:val="22"/>
                </w:rPr>
                <w:t xml:space="preserve"> compra de abarrotes como: </w:t>
              </w:r>
              <w:r w:rsidRPr="006E23C2">
                <w:rPr>
                  <w:rFonts w:ascii="Arial" w:hAnsi="Arial" w:cs="Arial"/>
                  <w:sz w:val="22"/>
                  <w:szCs w:val="22"/>
                  <w:rPrChange w:id="445" w:author="Yadi M." w:date="2023-01-18T16:31:00Z">
                    <w:rPr>
                      <w:rFonts w:ascii="Arial" w:hAnsi="Arial" w:cs="Arial"/>
                      <w:sz w:val="22"/>
                      <w:szCs w:val="22"/>
                      <w:highlight w:val="yellow"/>
                    </w:rPr>
                  </w:rPrChange>
                </w:rPr>
                <w:t>(café, azúcar, agua embotellada, jabón para manos)</w:t>
              </w:r>
            </w:ins>
          </w:p>
          <w:p w14:paraId="33DF2392" w14:textId="77777777" w:rsidR="008C24ED" w:rsidRPr="006E23C2" w:rsidRDefault="008C24ED">
            <w:pPr>
              <w:jc w:val="both"/>
              <w:rPr>
                <w:ins w:id="446" w:author="Yadi M." w:date="2023-01-18T16:07:00Z"/>
                <w:rFonts w:ascii="Arial" w:hAnsi="Arial" w:cs="Arial"/>
                <w:sz w:val="22"/>
                <w:szCs w:val="22"/>
              </w:rPr>
              <w:pPrChange w:id="447" w:author="Yadi M." w:date="2023-01-18T16:31:00Z">
                <w:pPr/>
              </w:pPrChange>
            </w:pPr>
          </w:p>
          <w:p w14:paraId="12646D3C" w14:textId="0CE4D3A7" w:rsidR="008C24ED" w:rsidRPr="006E23C2" w:rsidRDefault="008C24ED">
            <w:pPr>
              <w:jc w:val="both"/>
              <w:rPr>
                <w:ins w:id="448" w:author="Yadi M." w:date="2023-01-18T16:10:00Z"/>
                <w:rFonts w:ascii="Arial" w:hAnsi="Arial" w:cs="Arial"/>
                <w:sz w:val="22"/>
                <w:szCs w:val="22"/>
              </w:rPr>
              <w:pPrChange w:id="449" w:author="Yadi M." w:date="2023-01-18T16:31:00Z">
                <w:pPr/>
              </w:pPrChange>
            </w:pPr>
            <w:ins w:id="450" w:author="Yadi M." w:date="2023-01-18T16:07:00Z">
              <w:r w:rsidRPr="006E23C2">
                <w:rPr>
                  <w:rFonts w:ascii="Arial" w:hAnsi="Arial" w:cs="Arial"/>
                  <w:sz w:val="22"/>
                  <w:szCs w:val="22"/>
                </w:rPr>
                <w:t>En el inciso g</w:t>
              </w:r>
            </w:ins>
            <w:ins w:id="451" w:author="Yadi M." w:date="2023-01-18T16:08:00Z">
              <w:r w:rsidRPr="006E23C2">
                <w:rPr>
                  <w:rFonts w:ascii="Arial" w:hAnsi="Arial" w:cs="Arial"/>
                  <w:sz w:val="22"/>
                  <w:szCs w:val="22"/>
                </w:rPr>
                <w:t xml:space="preserve">) se agregó </w:t>
              </w:r>
              <w:r w:rsidRPr="006E23C2">
                <w:rPr>
                  <w:rFonts w:ascii="Arial" w:hAnsi="Arial" w:cs="Arial"/>
                  <w:sz w:val="22"/>
                  <w:szCs w:val="22"/>
                  <w:rPrChange w:id="452" w:author="Yadi M." w:date="2023-01-18T16:31:00Z">
                    <w:rPr>
                      <w:rFonts w:ascii="Arial" w:hAnsi="Arial" w:cs="Arial"/>
                      <w:sz w:val="22"/>
                      <w:szCs w:val="22"/>
                      <w:highlight w:val="yellow"/>
                    </w:rPr>
                  </w:rPrChange>
                </w:rPr>
                <w:t>Pago por apoyo de traslado</w:t>
              </w:r>
            </w:ins>
          </w:p>
          <w:p w14:paraId="419866C3" w14:textId="77777777" w:rsidR="008C24ED" w:rsidRPr="006E23C2" w:rsidRDefault="008C24ED">
            <w:pPr>
              <w:jc w:val="both"/>
              <w:rPr>
                <w:ins w:id="453" w:author="Yadi M." w:date="2023-01-18T16:10:00Z"/>
                <w:rFonts w:ascii="Arial" w:hAnsi="Arial" w:cs="Arial"/>
                <w:sz w:val="22"/>
                <w:szCs w:val="22"/>
              </w:rPr>
              <w:pPrChange w:id="454" w:author="Yadi M." w:date="2023-01-18T16:31:00Z">
                <w:pPr/>
              </w:pPrChange>
            </w:pPr>
          </w:p>
          <w:p w14:paraId="0EAB306B" w14:textId="3629936B" w:rsidR="008C24ED" w:rsidRPr="006E23C2" w:rsidRDefault="008C24ED">
            <w:pPr>
              <w:jc w:val="both"/>
              <w:rPr>
                <w:ins w:id="455" w:author="Yadi M." w:date="2023-01-18T16:11:00Z"/>
                <w:rFonts w:ascii="Arial" w:hAnsi="Arial" w:cs="Arial"/>
                <w:color w:val="000000"/>
                <w:sz w:val="22"/>
                <w:szCs w:val="22"/>
              </w:rPr>
              <w:pPrChange w:id="456" w:author="Yadi M." w:date="2023-01-18T16:31:00Z">
                <w:pPr/>
              </w:pPrChange>
            </w:pPr>
            <w:ins w:id="457" w:author="Yadi M." w:date="2023-01-18T16:10:00Z">
              <w:r w:rsidRPr="006E23C2">
                <w:rPr>
                  <w:rFonts w:ascii="Arial" w:hAnsi="Arial" w:cs="Arial"/>
                  <w:sz w:val="22"/>
                  <w:szCs w:val="22"/>
                </w:rPr>
                <w:t xml:space="preserve">Se quitó del Numeral 7.- requisitos para el ejercicio de gastos por comprobar </w:t>
              </w:r>
            </w:ins>
            <w:ins w:id="458" w:author="Yadi M." w:date="2023-01-18T16:11:00Z">
              <w:r w:rsidRPr="006E23C2">
                <w:rPr>
                  <w:rFonts w:ascii="Arial" w:hAnsi="Arial" w:cs="Arial"/>
                  <w:sz w:val="22"/>
                  <w:szCs w:val="22"/>
                </w:rPr>
                <w:t xml:space="preserve">el inicio  c) </w:t>
              </w:r>
              <w:r w:rsidRPr="006E23C2">
                <w:rPr>
                  <w:rFonts w:ascii="Arial" w:hAnsi="Arial" w:cs="Arial"/>
                  <w:color w:val="000000"/>
                  <w:sz w:val="22"/>
                  <w:szCs w:val="22"/>
                </w:rPr>
                <w:t>Los montos máximos a otorgar en el caso de gastos a comprobar serán de acuerdo a la comisión para los cuales fueron autorizados dichos gastos</w:t>
              </w:r>
            </w:ins>
          </w:p>
          <w:p w14:paraId="74092E0F" w14:textId="77777777" w:rsidR="008C24ED" w:rsidRPr="006E23C2" w:rsidRDefault="008C24ED">
            <w:pPr>
              <w:jc w:val="both"/>
              <w:rPr>
                <w:ins w:id="459" w:author="Yadi M." w:date="2023-01-18T16:11:00Z"/>
                <w:rFonts w:ascii="Arial" w:hAnsi="Arial" w:cs="Arial"/>
                <w:color w:val="000000"/>
                <w:sz w:val="22"/>
                <w:szCs w:val="22"/>
              </w:rPr>
              <w:pPrChange w:id="460" w:author="Yadi M." w:date="2023-01-18T16:31:00Z">
                <w:pPr/>
              </w:pPrChange>
            </w:pPr>
          </w:p>
          <w:p w14:paraId="1F38EC83" w14:textId="34469844" w:rsidR="008C24ED" w:rsidRPr="006E23C2" w:rsidRDefault="008C24ED">
            <w:pPr>
              <w:jc w:val="both"/>
              <w:rPr>
                <w:ins w:id="461" w:author="Yadi M." w:date="2023-01-18T16:12:00Z"/>
                <w:rFonts w:ascii="Arial" w:hAnsi="Arial" w:cs="Arial"/>
                <w:color w:val="000000"/>
                <w:sz w:val="22"/>
                <w:szCs w:val="22"/>
              </w:rPr>
              <w:pPrChange w:id="462" w:author="Yadi M." w:date="2023-01-18T16:31:00Z">
                <w:pPr/>
              </w:pPrChange>
            </w:pPr>
            <w:ins w:id="463" w:author="Yadi M." w:date="2023-01-18T16:11:00Z">
              <w:r w:rsidRPr="006E23C2">
                <w:rPr>
                  <w:rFonts w:ascii="Arial" w:hAnsi="Arial" w:cs="Arial"/>
                  <w:sz w:val="22"/>
                  <w:szCs w:val="22"/>
                </w:rPr>
                <w:t xml:space="preserve">Se </w:t>
              </w:r>
            </w:ins>
            <w:ins w:id="464" w:author="Yadi M." w:date="2023-01-18T16:12:00Z">
              <w:r w:rsidRPr="006E23C2">
                <w:rPr>
                  <w:rFonts w:ascii="Arial" w:hAnsi="Arial" w:cs="Arial"/>
                  <w:sz w:val="22"/>
                  <w:szCs w:val="22"/>
                </w:rPr>
                <w:t>actualizo</w:t>
              </w:r>
            </w:ins>
            <w:ins w:id="465" w:author="Yadi M." w:date="2023-01-18T16:11:00Z">
              <w:r w:rsidRPr="006E23C2">
                <w:rPr>
                  <w:rFonts w:ascii="Arial" w:hAnsi="Arial" w:cs="Arial"/>
                  <w:sz w:val="22"/>
                  <w:szCs w:val="22"/>
                </w:rPr>
                <w:t xml:space="preserve"> del numeral 7.- </w:t>
              </w:r>
            </w:ins>
            <w:ins w:id="466" w:author="Yadi M." w:date="2023-01-18T16:12:00Z">
              <w:r w:rsidRPr="006E23C2">
                <w:rPr>
                  <w:rFonts w:ascii="Arial" w:hAnsi="Arial" w:cs="Arial"/>
                  <w:sz w:val="22"/>
                  <w:szCs w:val="22"/>
                </w:rPr>
                <w:t xml:space="preserve">inciso e) </w:t>
              </w:r>
              <w:r w:rsidRPr="006E23C2">
                <w:rPr>
                  <w:rFonts w:ascii="Arial" w:hAnsi="Arial" w:cs="Arial"/>
                  <w:color w:val="000000"/>
                  <w:sz w:val="22"/>
                  <w:szCs w:val="22"/>
                </w:rPr>
                <w:t xml:space="preserve">Tendrán un plazo de comprobación y reembolso de </w:t>
              </w:r>
              <w:r w:rsidRPr="006E23C2">
                <w:rPr>
                  <w:rFonts w:ascii="Arial" w:hAnsi="Arial" w:cs="Arial"/>
                  <w:color w:val="000000"/>
                  <w:sz w:val="22"/>
                  <w:szCs w:val="22"/>
                  <w:rPrChange w:id="467" w:author="Yadi M." w:date="2023-01-18T16:31:00Z">
                    <w:rPr>
                      <w:rFonts w:ascii="Arial" w:hAnsi="Arial" w:cs="Arial"/>
                      <w:color w:val="000000"/>
                      <w:sz w:val="22"/>
                      <w:szCs w:val="22"/>
                      <w:highlight w:val="yellow"/>
                    </w:rPr>
                  </w:rPrChange>
                </w:rPr>
                <w:t>3 días hábiles</w:t>
              </w:r>
            </w:ins>
          </w:p>
          <w:p w14:paraId="0B63438E" w14:textId="77777777" w:rsidR="008C24ED" w:rsidRPr="006E23C2" w:rsidRDefault="008C24ED">
            <w:pPr>
              <w:jc w:val="both"/>
              <w:rPr>
                <w:ins w:id="468" w:author="Yadi M." w:date="2023-01-18T16:12:00Z"/>
                <w:rFonts w:ascii="Arial" w:hAnsi="Arial" w:cs="Arial"/>
                <w:color w:val="000000"/>
                <w:sz w:val="22"/>
                <w:szCs w:val="22"/>
              </w:rPr>
              <w:pPrChange w:id="469" w:author="Yadi M." w:date="2023-01-18T16:31:00Z">
                <w:pPr/>
              </w:pPrChange>
            </w:pPr>
          </w:p>
          <w:p w14:paraId="7A23483E" w14:textId="5B21F6BE" w:rsidR="008C24ED" w:rsidRPr="00BA4F88" w:rsidRDefault="008C24ED">
            <w:pPr>
              <w:jc w:val="both"/>
              <w:rPr>
                <w:ins w:id="470" w:author="Yadi M." w:date="2023-01-18T16:06:00Z"/>
                <w:rFonts w:ascii="Arial" w:hAnsi="Arial" w:cs="Arial"/>
                <w:bCs/>
                <w:sz w:val="22"/>
                <w:szCs w:val="22"/>
              </w:rPr>
              <w:pPrChange w:id="471" w:author="Yadi M." w:date="2023-01-18T16:31:00Z">
                <w:pPr/>
              </w:pPrChange>
            </w:pPr>
            <w:ins w:id="472" w:author="Yadi M." w:date="2023-01-18T16:12:00Z">
              <w:r w:rsidRPr="006E23C2">
                <w:rPr>
                  <w:rFonts w:ascii="Arial" w:hAnsi="Arial" w:cs="Arial"/>
                  <w:sz w:val="22"/>
                  <w:szCs w:val="22"/>
                </w:rPr>
                <w:t xml:space="preserve">Se actualizo </w:t>
              </w:r>
            </w:ins>
            <w:ins w:id="473" w:author="Yadi M." w:date="2023-01-18T16:15:00Z">
              <w:r w:rsidR="00B045ED" w:rsidRPr="006E23C2">
                <w:rPr>
                  <w:rFonts w:ascii="Arial" w:hAnsi="Arial" w:cs="Arial"/>
                  <w:sz w:val="22"/>
                  <w:szCs w:val="22"/>
                </w:rPr>
                <w:t>en el numeral 8.- viáticos a directivos inciso c) el monto d</w:t>
              </w:r>
              <w:r w:rsidR="00B045ED" w:rsidRPr="006E23C2">
                <w:rPr>
                  <w:rFonts w:ascii="Arial" w:hAnsi="Arial" w:cs="Arial"/>
                  <w:bCs/>
                  <w:sz w:val="22"/>
                  <w:szCs w:val="22"/>
                </w:rPr>
                <w:t xml:space="preserve">el pago aprobado por viático es de </w:t>
              </w:r>
              <w:r w:rsidR="00B045ED" w:rsidRPr="006E23C2">
                <w:rPr>
                  <w:rFonts w:ascii="Arial" w:hAnsi="Arial" w:cs="Arial"/>
                  <w:bCs/>
                  <w:sz w:val="22"/>
                  <w:szCs w:val="22"/>
                  <w:rPrChange w:id="474" w:author="Yadi M." w:date="2023-01-18T16:31:00Z">
                    <w:rPr>
                      <w:rFonts w:ascii="Arial" w:hAnsi="Arial" w:cs="Arial"/>
                      <w:bCs/>
                      <w:sz w:val="22"/>
                      <w:szCs w:val="22"/>
                      <w:highlight w:val="yellow"/>
                    </w:rPr>
                  </w:rPrChange>
                </w:rPr>
                <w:t>$ 300.00</w:t>
              </w:r>
            </w:ins>
          </w:p>
          <w:p w14:paraId="3E3CD106" w14:textId="77777777" w:rsidR="008C24ED" w:rsidRPr="006E23C2" w:rsidRDefault="008C24ED">
            <w:pPr>
              <w:jc w:val="both"/>
              <w:rPr>
                <w:ins w:id="475" w:author="Yadi M." w:date="2023-01-18T16:16:00Z"/>
                <w:rFonts w:ascii="Arial" w:hAnsi="Arial" w:cs="Arial"/>
                <w:sz w:val="22"/>
                <w:szCs w:val="22"/>
              </w:rPr>
              <w:pPrChange w:id="476" w:author="Yadi M." w:date="2023-01-18T16:31:00Z">
                <w:pPr/>
              </w:pPrChange>
            </w:pPr>
          </w:p>
          <w:p w14:paraId="670578EB" w14:textId="72E5DC07" w:rsidR="00B045ED" w:rsidRPr="006E23C2" w:rsidRDefault="00B045ED">
            <w:pPr>
              <w:jc w:val="both"/>
              <w:rPr>
                <w:ins w:id="477" w:author="Yadi M." w:date="2023-01-18T16:17:00Z"/>
                <w:rFonts w:ascii="Arial" w:eastAsiaTheme="majorEastAsia" w:hAnsi="Arial" w:cs="Arial"/>
                <w:b/>
                <w:szCs w:val="32"/>
              </w:rPr>
              <w:pPrChange w:id="478" w:author="Yadi M." w:date="2023-01-18T16:31:00Z">
                <w:pPr/>
              </w:pPrChange>
            </w:pPr>
            <w:ins w:id="479" w:author="Yadi M." w:date="2023-01-18T16:17:00Z">
              <w:r w:rsidRPr="006E23C2">
                <w:rPr>
                  <w:rFonts w:ascii="Arial" w:hAnsi="Arial" w:cs="Arial"/>
                  <w:sz w:val="22"/>
                  <w:szCs w:val="22"/>
                </w:rPr>
                <w:t xml:space="preserve">en el numeral 10.- </w:t>
              </w:r>
              <w:r w:rsidRPr="006E23C2">
                <w:rPr>
                  <w:rFonts w:ascii="Arial" w:eastAsiaTheme="majorEastAsia" w:hAnsi="Arial" w:cs="Arial"/>
                  <w:sz w:val="22"/>
                  <w:szCs w:val="22"/>
                </w:rPr>
                <w:t>niveles de aprobación y medios de comprobación de gastos y compras en función de montos a realizar</w:t>
              </w:r>
            </w:ins>
          </w:p>
          <w:p w14:paraId="226F648A" w14:textId="15823BA6" w:rsidR="00B045ED" w:rsidRPr="006E23C2" w:rsidRDefault="006E23C2">
            <w:pPr>
              <w:jc w:val="both"/>
              <w:rPr>
                <w:ins w:id="480" w:author="Yadi M." w:date="2023-01-18T16:18:00Z"/>
                <w:rFonts w:ascii="Arial" w:eastAsiaTheme="majorEastAsia" w:hAnsi="Arial" w:cs="Arial"/>
                <w:szCs w:val="32"/>
                <w:rPrChange w:id="481" w:author="Yadi M." w:date="2023-01-18T16:31:00Z">
                  <w:rPr>
                    <w:ins w:id="482" w:author="Yadi M." w:date="2023-01-18T16:18:00Z"/>
                    <w:rFonts w:ascii="Arial" w:eastAsiaTheme="majorEastAsia" w:hAnsi="Arial" w:cs="Arial"/>
                    <w:b/>
                    <w:szCs w:val="32"/>
                  </w:rPr>
                </w:rPrChange>
              </w:rPr>
              <w:pPrChange w:id="483" w:author="Yadi M." w:date="2023-01-18T16:31:00Z">
                <w:pPr/>
              </w:pPrChange>
            </w:pPr>
            <w:ins w:id="484" w:author="Yadi M." w:date="2023-01-18T16:18:00Z">
              <w:r w:rsidRPr="006E23C2">
                <w:rPr>
                  <w:rFonts w:ascii="Arial" w:eastAsiaTheme="majorEastAsia" w:hAnsi="Arial" w:cs="Arial"/>
                  <w:szCs w:val="32"/>
                  <w:rPrChange w:id="485" w:author="Yadi M." w:date="2023-01-18T16:31:00Z">
                    <w:rPr>
                      <w:rFonts w:ascii="Arial" w:eastAsiaTheme="majorEastAsia" w:hAnsi="Arial" w:cs="Arial"/>
                      <w:b/>
                      <w:szCs w:val="32"/>
                    </w:rPr>
                  </w:rPrChange>
                </w:rPr>
                <w:t xml:space="preserve">se actualizaron </w:t>
              </w:r>
              <w:r w:rsidR="00B045ED" w:rsidRPr="006E23C2">
                <w:rPr>
                  <w:rFonts w:ascii="Arial" w:eastAsiaTheme="majorEastAsia" w:hAnsi="Arial" w:cs="Arial"/>
                  <w:szCs w:val="32"/>
                  <w:rPrChange w:id="486" w:author="Yadi M." w:date="2023-01-18T16:31:00Z">
                    <w:rPr>
                      <w:rFonts w:ascii="Arial" w:eastAsiaTheme="majorEastAsia" w:hAnsi="Arial" w:cs="Arial"/>
                      <w:b/>
                      <w:szCs w:val="32"/>
                    </w:rPr>
                  </w:rPrChange>
                </w:rPr>
                <w:t xml:space="preserve"> montos: </w:t>
              </w:r>
            </w:ins>
          </w:p>
          <w:p w14:paraId="067FB6D1" w14:textId="77777777" w:rsidR="00B045ED" w:rsidRPr="006E23C2" w:rsidRDefault="00B045ED">
            <w:pPr>
              <w:rPr>
                <w:ins w:id="487" w:author="Yadi M." w:date="2023-01-18T16:18:00Z"/>
                <w:rFonts w:ascii="Arial" w:eastAsiaTheme="majorEastAsia" w:hAnsi="Arial" w:cs="Arial"/>
                <w:b/>
                <w:szCs w:val="32"/>
              </w:rPr>
            </w:pPr>
          </w:p>
          <w:p w14:paraId="4C5A03B8" w14:textId="11EB2BFC" w:rsidR="00B045ED" w:rsidRPr="006E23C2" w:rsidRDefault="00B045ED">
            <w:pPr>
              <w:spacing w:after="160" w:line="259" w:lineRule="auto"/>
              <w:contextualSpacing/>
              <w:jc w:val="both"/>
              <w:rPr>
                <w:ins w:id="488" w:author="Yadi M." w:date="2023-01-18T16:18:00Z"/>
                <w:rFonts w:ascii="Arial" w:hAnsi="Arial" w:cs="Arial"/>
                <w:sz w:val="22"/>
                <w:szCs w:val="22"/>
                <w:rPrChange w:id="489" w:author="Yadi M." w:date="2023-01-18T16:31:00Z">
                  <w:rPr>
                    <w:ins w:id="490" w:author="Yadi M." w:date="2023-01-18T16:18:00Z"/>
                  </w:rPr>
                </w:rPrChange>
              </w:rPr>
              <w:pPrChange w:id="491" w:author="Yadi M." w:date="2023-01-18T16:31:00Z">
                <w:pPr>
                  <w:pStyle w:val="Prrafodelista"/>
                  <w:numPr>
                    <w:numId w:val="31"/>
                  </w:numPr>
                  <w:spacing w:after="160" w:line="259" w:lineRule="auto"/>
                  <w:ind w:left="720" w:hanging="360"/>
                  <w:contextualSpacing/>
                  <w:jc w:val="both"/>
                </w:pPr>
              </w:pPrChange>
            </w:pPr>
            <w:ins w:id="492" w:author="Yadi M." w:date="2023-01-18T16:18:00Z">
              <w:r w:rsidRPr="006E23C2">
                <w:rPr>
                  <w:rFonts w:ascii="Arial" w:hAnsi="Arial" w:cs="Arial"/>
                  <w:sz w:val="22"/>
                  <w:szCs w:val="22"/>
                  <w:rPrChange w:id="493" w:author="Yadi M." w:date="2023-01-18T16:31:00Z">
                    <w:rPr/>
                  </w:rPrChange>
                </w:rPr>
                <w:t xml:space="preserve">Los Gastos de administración y promoción inferiores a </w:t>
              </w:r>
              <w:r w:rsidRPr="006E23C2">
                <w:rPr>
                  <w:rFonts w:ascii="Arial" w:hAnsi="Arial" w:cs="Arial"/>
                  <w:sz w:val="22"/>
                  <w:szCs w:val="22"/>
                  <w:rPrChange w:id="494" w:author="Yadi M." w:date="2023-01-18T16:31:00Z">
                    <w:rPr>
                      <w:highlight w:val="yellow"/>
                    </w:rPr>
                  </w:rPrChange>
                </w:rPr>
                <w:t>$30,000.00 serán autorizados por el Gerente General.</w:t>
              </w:r>
            </w:ins>
          </w:p>
          <w:p w14:paraId="325642C1" w14:textId="7AA22D5D" w:rsidR="00B045ED" w:rsidRPr="006E23C2" w:rsidRDefault="00B045ED">
            <w:pPr>
              <w:jc w:val="both"/>
              <w:rPr>
                <w:ins w:id="495" w:author="Yadi M." w:date="2023-01-18T16:18:00Z"/>
                <w:rFonts w:ascii="Arial" w:hAnsi="Arial" w:cs="Arial"/>
                <w:sz w:val="22"/>
                <w:szCs w:val="22"/>
              </w:rPr>
              <w:pPrChange w:id="496" w:author="Yadi M." w:date="2023-01-18T16:31:00Z">
                <w:pPr/>
              </w:pPrChange>
            </w:pPr>
            <w:ins w:id="497" w:author="Yadi M." w:date="2023-01-18T16:18:00Z">
              <w:r w:rsidRPr="006E23C2">
                <w:rPr>
                  <w:rFonts w:ascii="Arial" w:hAnsi="Arial" w:cs="Arial"/>
                  <w:sz w:val="22"/>
                  <w:szCs w:val="22"/>
                </w:rPr>
                <w:lastRenderedPageBreak/>
                <w:t xml:space="preserve">Los Gastos de administración superiores </w:t>
              </w:r>
              <w:r w:rsidRPr="006E23C2">
                <w:rPr>
                  <w:rFonts w:ascii="Arial" w:hAnsi="Arial" w:cs="Arial"/>
                  <w:sz w:val="22"/>
                  <w:szCs w:val="22"/>
                  <w:rPrChange w:id="498" w:author="Yadi M." w:date="2023-01-18T16:31:00Z">
                    <w:rPr>
                      <w:rFonts w:ascii="Arial" w:hAnsi="Arial" w:cs="Arial"/>
                      <w:sz w:val="22"/>
                      <w:szCs w:val="22"/>
                      <w:highlight w:val="yellow"/>
                    </w:rPr>
                  </w:rPrChange>
                </w:rPr>
                <w:t>$30,000.00</w:t>
              </w:r>
              <w:r w:rsidRPr="006E23C2">
                <w:rPr>
                  <w:rFonts w:ascii="Arial" w:hAnsi="Arial" w:cs="Arial"/>
                  <w:sz w:val="22"/>
                  <w:szCs w:val="22"/>
                </w:rPr>
                <w:t xml:space="preserve"> deberán ser presentados al Consejo de Administración, con excepción de gastos de operación cotidiana (pago de nómina, cuotas, IMSS, impuestos, etc.).</w:t>
              </w:r>
            </w:ins>
          </w:p>
          <w:p w14:paraId="1F6803BA" w14:textId="7AC9E707" w:rsidR="00B045ED" w:rsidRPr="006E23C2" w:rsidRDefault="006E23C2">
            <w:pPr>
              <w:jc w:val="both"/>
              <w:rPr>
                <w:ins w:id="499" w:author="Yadi M." w:date="2023-01-18T16:19:00Z"/>
                <w:rFonts w:ascii="Arial" w:hAnsi="Arial" w:cs="Arial"/>
                <w:sz w:val="22"/>
                <w:szCs w:val="22"/>
              </w:rPr>
              <w:pPrChange w:id="500" w:author="Yadi M." w:date="2023-01-18T16:31:00Z">
                <w:pPr/>
              </w:pPrChange>
            </w:pPr>
            <w:ins w:id="501" w:author="Yadi M." w:date="2023-01-18T16:27:00Z">
              <w:r w:rsidRPr="00BA4F88">
                <w:rPr>
                  <w:rFonts w:ascii="Arial" w:hAnsi="Arial" w:cs="Arial"/>
                  <w:noProof/>
                  <w:sz w:val="22"/>
                  <w:szCs w:val="22"/>
                  <w:lang w:val="es-MX" w:eastAsia="es-MX"/>
                </w:rPr>
                <mc:AlternateContent>
                  <mc:Choice Requires="wps">
                    <w:drawing>
                      <wp:anchor distT="0" distB="0" distL="114300" distR="114300" simplePos="0" relativeHeight="251672576" behindDoc="0" locked="0" layoutInCell="1" allowOverlap="1" wp14:anchorId="395857F1" wp14:editId="5978C140">
                        <wp:simplePos x="0" y="0"/>
                        <wp:positionH relativeFrom="column">
                          <wp:posOffset>-1133475</wp:posOffset>
                        </wp:positionH>
                        <wp:positionV relativeFrom="paragraph">
                          <wp:posOffset>160020</wp:posOffset>
                        </wp:positionV>
                        <wp:extent cx="971550" cy="476250"/>
                        <wp:effectExtent l="0" t="0" r="0" b="0"/>
                        <wp:wrapNone/>
                        <wp:docPr id="11" name="Cuadro de texto 11"/>
                        <wp:cNvGraphicFramePr/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SpPr txBox="1"/>
                              <wps:spPr>
                                <a:xfrm>
                                  <a:off x="0" y="0"/>
                                  <a:ext cx="971550" cy="4762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555B29E8" w14:textId="3439BB7E" w:rsidR="00BA4F88" w:rsidRPr="006E23C2" w:rsidRDefault="00BA4F88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lang w:val="es-MX"/>
                                        <w:rPrChange w:id="502" w:author="Yadi M." w:date="2023-01-18T16:27:00Z">
                                          <w:rPr/>
                                        </w:rPrChange>
                                      </w:rPr>
                                      <w:pPrChange w:id="503" w:author="Yadi M." w:date="2023-01-18T16:28:00Z">
                                        <w:pPr/>
                                      </w:pPrChange>
                                    </w:pPr>
                                    <w:ins w:id="504" w:author="Yadi M." w:date="2023-01-18T16:27:00Z">
                                      <w:r>
                                        <w:rPr>
                                          <w:rFonts w:ascii="Arial" w:hAnsi="Arial" w:cs="Arial"/>
                                          <w:lang w:val="es-MX"/>
                                        </w:rPr>
                                        <w:t>5</w:t>
                                      </w:r>
                                    </w:ins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mc:Choice>
                  <mc:Fallback>
                    <w:pict>
                      <v:shape w14:anchorId="395857F1" id="Cuadro de texto 11" o:spid="_x0000_s1037" type="#_x0000_t202" style="position:absolute;left:0;text-align:left;margin-left:-89.25pt;margin-top:12.6pt;width:76.5pt;height:37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" fillcolor="white [3201]" stroked="f" strokeweight=".5pt">
                        <v:textbox>
                          <w:txbxContent>
                            <w:p w14:paraId="555B29E8" w14:textId="3439BB7E" w:rsidR="00BA4F88" w:rsidRPr="006E23C2" w:rsidRDefault="00BA4F88">
                              <w:pPr>
                                <w:jc w:val="center"/>
                                <w:rPr>
                                  <w:rFonts w:ascii="Arial" w:hAnsi="Arial" w:cs="Arial"/>
                                  <w:lang w:val="es-MX"/>
                                  <w:rPrChange w:id="495" w:author="Yadi M." w:date="2023-01-18T16:27:00Z">
                                    <w:rPr/>
                                  </w:rPrChange>
                                </w:rPr>
                                <w:pPrChange w:id="496" w:author="Yadi M." w:date="2023-01-18T16:28:00Z">
                                  <w:pPr/>
                                </w:pPrChange>
                              </w:pPr>
                              <w:ins w:id="497" w:author="Yadi M." w:date="2023-01-18T16:27:00Z">
                                <w:r>
                                  <w:rPr>
                                    <w:rFonts w:ascii="Arial" w:hAnsi="Arial" w:cs="Arial"/>
                                    <w:lang w:val="es-MX"/>
                                  </w:rPr>
                                  <w:t>5</w:t>
                                </w:r>
                              </w:ins>
                            </w:p>
                          </w:txbxContent>
                        </v:textbox>
                      </v:shape>
                    </w:pict>
                  </mc:Fallback>
                </mc:AlternateContent>
              </w:r>
              <w:r w:rsidRPr="006E23C2">
                <w:rPr>
                  <w:rFonts w:ascii="Arial" w:hAnsi="Arial" w:cs="Arial"/>
                  <w:noProof/>
                  <w:sz w:val="22"/>
                  <w:szCs w:val="22"/>
                  <w:lang w:val="es-MX" w:eastAsia="es-MX"/>
                  <w:rPrChange w:id="505" w:author="Yadi M." w:date="2023-01-18T16:31:00Z">
                    <w:rPr>
                      <w:rFonts w:ascii="Arial" w:hAnsi="Arial" w:cs="Arial"/>
                      <w:noProof/>
                      <w:sz w:val="22"/>
                      <w:szCs w:val="22"/>
                      <w:lang w:val="es-MX" w:eastAsia="es-MX"/>
                    </w:rPr>
                  </w:rPrChange>
                </w:rPr>
                <mc:AlternateContent>
                  <mc:Choice Requires="wps">
                    <w:drawing>
                      <wp:anchor distT="0" distB="0" distL="114300" distR="114300" simplePos="0" relativeHeight="251671552" behindDoc="0" locked="0" layoutInCell="1" allowOverlap="1" wp14:anchorId="7511389B" wp14:editId="463BBCFE">
                        <wp:simplePos x="0" y="0"/>
                        <wp:positionH relativeFrom="column">
                          <wp:posOffset>-2359025</wp:posOffset>
                        </wp:positionH>
                        <wp:positionV relativeFrom="paragraph">
                          <wp:posOffset>163830</wp:posOffset>
                        </wp:positionV>
                        <wp:extent cx="1038225" cy="476250"/>
                        <wp:effectExtent l="0" t="0" r="9525" b="0"/>
                        <wp:wrapNone/>
                        <wp:docPr id="10" name="Cuadro de texto 10"/>
                        <wp:cNvGraphicFramePr/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SpPr txBox="1"/>
                              <wps:spPr>
                                <a:xfrm>
                                  <a:off x="0" y="0"/>
                                  <a:ext cx="1038225" cy="4762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4ECEC38A" w14:textId="726B9290" w:rsidR="00BA4F88" w:rsidRPr="006E23C2" w:rsidRDefault="00BA4F88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lang w:val="es-MX"/>
                                        <w:rPrChange w:id="506" w:author="Yadi M." w:date="2023-01-18T16:27:00Z">
                                          <w:rPr/>
                                        </w:rPrChange>
                                      </w:rPr>
                                      <w:pPrChange w:id="507" w:author="Yadi M." w:date="2023-01-18T16:35:00Z">
                                        <w:pPr/>
                                      </w:pPrChange>
                                    </w:pPr>
                                    <w:ins w:id="508" w:author="Yadi M." w:date="2023-01-18T16:27:00Z">
                                      <w:r w:rsidRPr="006E23C2">
                                        <w:rPr>
                                          <w:rFonts w:ascii="Arial" w:hAnsi="Arial" w:cs="Arial"/>
                                          <w:lang w:val="es-MX"/>
                                          <w:rPrChange w:id="509" w:author="Yadi M." w:date="2023-01-18T16:27:00Z">
                                            <w:rPr>
                                              <w:lang w:val="es-MX"/>
                                            </w:rPr>
                                          </w:rPrChange>
                                        </w:rPr>
                                        <w:t>17-12-2022</w:t>
                                      </w:r>
                                    </w:ins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mc:Choice>
                  <mc:Fallback>
                    <w:pict>
                      <v:shape w14:anchorId="7511389B" id="Cuadro de texto 10" o:spid="_x0000_s1038" type="#_x0000_t202" style="position:absolute;left:0;text-align:left;margin-left:-185.75pt;margin-top:12.9pt;width:81.75pt;height:37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" fillcolor="white [3201]" stroked="f" strokeweight=".5pt">
                        <v:textbox>
                          <w:txbxContent>
                            <w:p w14:paraId="4ECEC38A" w14:textId="726B9290" w:rsidR="00BA4F88" w:rsidRPr="006E23C2" w:rsidRDefault="00BA4F88">
                              <w:pPr>
                                <w:jc w:val="center"/>
                                <w:rPr>
                                  <w:rFonts w:ascii="Arial" w:hAnsi="Arial" w:cs="Arial"/>
                                  <w:lang w:val="es-MX"/>
                                  <w:rPrChange w:id="503" w:author="Yadi M." w:date="2023-01-18T16:27:00Z">
                                    <w:rPr/>
                                  </w:rPrChange>
                                </w:rPr>
                                <w:pPrChange w:id="504" w:author="Yadi M." w:date="2023-01-18T16:35:00Z">
                                  <w:pPr/>
                                </w:pPrChange>
                              </w:pPr>
                              <w:ins w:id="505" w:author="Yadi M." w:date="2023-01-18T16:27:00Z">
                                <w:r w:rsidRPr="006E23C2">
                                  <w:rPr>
                                    <w:rFonts w:ascii="Arial" w:hAnsi="Arial" w:cs="Arial"/>
                                    <w:lang w:val="es-MX"/>
                                    <w:rPrChange w:id="506" w:author="Yadi M." w:date="2023-01-18T16:27:00Z">
                                      <w:rPr>
                                        <w:lang w:val="es-MX"/>
                                      </w:rPr>
                                    </w:rPrChange>
                                  </w:rPr>
                                  <w:t>17-12-2022</w:t>
                                </w:r>
                              </w:ins>
                            </w:p>
                          </w:txbxContent>
                        </v:textbox>
                      </v:shape>
                    </w:pict>
                  </mc:Fallback>
                </mc:AlternateContent>
              </w:r>
            </w:ins>
            <w:ins w:id="510" w:author="Yadi M." w:date="2023-01-18T16:25:00Z">
              <w:r w:rsidRPr="006E23C2">
                <w:rPr>
                  <w:rFonts w:ascii="Arial" w:hAnsi="Arial" w:cs="Arial"/>
                  <w:noProof/>
                  <w:sz w:val="22"/>
                  <w:szCs w:val="22"/>
                  <w:lang w:val="es-MX" w:eastAsia="es-MX"/>
                  <w:rPrChange w:id="511" w:author="Yadi M." w:date="2023-01-18T16:31:00Z">
                    <w:rPr>
                      <w:rFonts w:ascii="Arial" w:hAnsi="Arial" w:cs="Arial"/>
                      <w:noProof/>
                      <w:sz w:val="22"/>
                      <w:szCs w:val="22"/>
                      <w:lang w:val="es-MX" w:eastAsia="es-MX"/>
                    </w:rPr>
                  </w:rPrChange>
                </w:rPr>
                <mc:AlternateContent>
                  <mc:Choice Requires="wps">
                    <w:drawing>
                      <wp:anchor distT="0" distB="0" distL="114300" distR="114300" simplePos="0" relativeHeight="251669504" behindDoc="0" locked="0" layoutInCell="1" allowOverlap="1" wp14:anchorId="31E55777" wp14:editId="5C740EDA">
                        <wp:simplePos x="0" y="0"/>
                        <wp:positionH relativeFrom="column">
                          <wp:posOffset>-3556635</wp:posOffset>
                        </wp:positionH>
                        <wp:positionV relativeFrom="paragraph">
                          <wp:posOffset>171450</wp:posOffset>
                        </wp:positionV>
                        <wp:extent cx="1085850" cy="466725"/>
                        <wp:effectExtent l="0" t="0" r="0" b="9525"/>
                        <wp:wrapNone/>
                        <wp:docPr id="9" name="Cuadro de texto 9"/>
                        <wp:cNvGraphicFramePr/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SpPr txBox="1"/>
                              <wps:spPr>
                                <a:xfrm>
                                  <a:off x="0" y="0"/>
                                  <a:ext cx="1085850" cy="46672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67D504BB" w14:textId="3C6111C0" w:rsidR="00BA4F88" w:rsidRPr="006E23C2" w:rsidRDefault="00BA4F88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lang w:val="es-MX"/>
                                        <w:rPrChange w:id="512" w:author="Yadi M." w:date="2023-01-18T16:26:00Z">
                                          <w:rPr/>
                                        </w:rPrChange>
                                      </w:rPr>
                                      <w:pPrChange w:id="513" w:author="Yadi M." w:date="2023-01-18T16:35:00Z">
                                        <w:pPr/>
                                      </w:pPrChange>
                                    </w:pPr>
                                    <w:ins w:id="514" w:author="Yadi M." w:date="2023-01-18T16:25:00Z">
                                      <w:r w:rsidRPr="006E23C2">
                                        <w:rPr>
                                          <w:rFonts w:ascii="Arial" w:hAnsi="Arial" w:cs="Arial"/>
                                          <w:lang w:val="es-MX"/>
                                          <w:rPrChange w:id="515" w:author="Yadi M." w:date="2023-01-18T16:26:00Z">
                                            <w:rPr>
                                              <w:lang w:val="es-MX"/>
                                            </w:rPr>
                                          </w:rPrChange>
                                        </w:rPr>
                                        <w:t>17-12-2022</w:t>
                                      </w:r>
                                    </w:ins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mc:Choice>
                  <mc:Fallback>
                    <w:pict>
                      <v:shape w14:anchorId="31E55777" id="Cuadro de texto 9" o:spid="_x0000_s1039" type="#_x0000_t202" style="position:absolute;left:0;text-align:left;margin-left:-280.05pt;margin-top:13.5pt;width:85.5pt;height:36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" fillcolor="white [3201]" stroked="f" strokeweight=".5pt">
                        <v:textbox>
                          <w:txbxContent>
                            <w:p w14:paraId="67D504BB" w14:textId="3C6111C0" w:rsidR="00BA4F88" w:rsidRPr="006E23C2" w:rsidRDefault="00BA4F88">
                              <w:pPr>
                                <w:jc w:val="center"/>
                                <w:rPr>
                                  <w:rFonts w:ascii="Arial" w:hAnsi="Arial" w:cs="Arial"/>
                                  <w:lang w:val="es-MX"/>
                                  <w:rPrChange w:id="513" w:author="Yadi M." w:date="2023-01-18T16:26:00Z">
                                    <w:rPr/>
                                  </w:rPrChange>
                                </w:rPr>
                                <w:pPrChange w:id="514" w:author="Yadi M." w:date="2023-01-18T16:35:00Z">
                                  <w:pPr/>
                                </w:pPrChange>
                              </w:pPr>
                              <w:ins w:id="515" w:author="Yadi M." w:date="2023-01-18T16:25:00Z">
                                <w:r w:rsidRPr="006E23C2">
                                  <w:rPr>
                                    <w:rFonts w:ascii="Arial" w:hAnsi="Arial" w:cs="Arial"/>
                                    <w:lang w:val="es-MX"/>
                                    <w:rPrChange w:id="516" w:author="Yadi M." w:date="2023-01-18T16:26:00Z">
                                      <w:rPr>
                                        <w:lang w:val="es-MX"/>
                                      </w:rPr>
                                    </w:rPrChange>
                                  </w:rPr>
                                  <w:t>17-12-2022</w:t>
                                </w:r>
                              </w:ins>
                            </w:p>
                          </w:txbxContent>
                        </v:textbox>
                      </v:shape>
                    </w:pict>
                  </mc:Fallback>
                </mc:AlternateContent>
              </w:r>
            </w:ins>
          </w:p>
          <w:p w14:paraId="21B1108F" w14:textId="593C565C" w:rsidR="00B045ED" w:rsidRPr="006E23C2" w:rsidRDefault="00B045ED">
            <w:pPr>
              <w:numPr>
                <w:ilvl w:val="0"/>
                <w:numId w:val="21"/>
              </w:numPr>
              <w:autoSpaceDE w:val="0"/>
              <w:autoSpaceDN w:val="0"/>
              <w:adjustRightInd w:val="0"/>
              <w:spacing w:before="60" w:after="60"/>
              <w:ind w:left="-70" w:hanging="357"/>
              <w:jc w:val="both"/>
              <w:rPr>
                <w:ins w:id="516" w:author="Yadi M." w:date="2023-01-18T16:21:00Z"/>
                <w:rFonts w:ascii="Arial" w:hAnsi="Arial" w:cs="Arial"/>
                <w:bCs/>
                <w:sz w:val="22"/>
                <w:szCs w:val="22"/>
                <w:rPrChange w:id="517" w:author="Yadi M." w:date="2023-01-18T16:31:00Z">
                  <w:rPr>
                    <w:ins w:id="518" w:author="Yadi M." w:date="2023-01-18T16:21:00Z"/>
                    <w:rFonts w:ascii="Arial" w:hAnsi="Arial" w:cs="Arial"/>
                    <w:bCs/>
                    <w:sz w:val="22"/>
                    <w:szCs w:val="22"/>
                    <w:highlight w:val="red"/>
                  </w:rPr>
                </w:rPrChange>
              </w:rPr>
              <w:pPrChange w:id="519" w:author="Yadi M." w:date="2023-01-18T16:31:00Z">
                <w:pPr>
                  <w:numPr>
                    <w:numId w:val="21"/>
                  </w:numPr>
                  <w:autoSpaceDE w:val="0"/>
                  <w:autoSpaceDN w:val="0"/>
                  <w:adjustRightInd w:val="0"/>
                  <w:spacing w:before="60" w:after="60"/>
                  <w:ind w:left="714" w:hanging="357"/>
                  <w:jc w:val="both"/>
                </w:pPr>
              </w:pPrChange>
            </w:pPr>
            <w:ins w:id="520" w:author="Yadi M." w:date="2023-01-18T16:19:00Z">
              <w:r w:rsidRPr="006E23C2">
                <w:rPr>
                  <w:rFonts w:ascii="Arial" w:hAnsi="Arial" w:cs="Arial"/>
                  <w:sz w:val="22"/>
                  <w:szCs w:val="22"/>
                </w:rPr>
                <w:t xml:space="preserve">13.- generalidades se </w:t>
              </w:r>
            </w:ins>
            <w:ins w:id="521" w:author="Yadi M." w:date="2023-01-18T16:20:00Z">
              <w:r w:rsidRPr="006E23C2">
                <w:rPr>
                  <w:rFonts w:ascii="Arial" w:hAnsi="Arial" w:cs="Arial"/>
                  <w:sz w:val="22"/>
                  <w:szCs w:val="22"/>
                </w:rPr>
                <w:t>quitó</w:t>
              </w:r>
            </w:ins>
            <w:ins w:id="522" w:author="Yadi M." w:date="2023-01-18T16:19:00Z">
              <w:r w:rsidRPr="006E23C2">
                <w:rPr>
                  <w:rFonts w:ascii="Arial" w:hAnsi="Arial" w:cs="Arial"/>
                  <w:sz w:val="22"/>
                  <w:szCs w:val="22"/>
                </w:rPr>
                <w:t xml:space="preserve"> el inciso f) </w:t>
              </w:r>
              <w:r w:rsidRPr="006E23C2">
                <w:rPr>
                  <w:rFonts w:ascii="Arial" w:hAnsi="Arial" w:cs="Arial"/>
                  <w:bCs/>
                  <w:sz w:val="22"/>
                  <w:szCs w:val="22"/>
                  <w:rPrChange w:id="523" w:author="Yadi M." w:date="2023-01-18T16:31:00Z">
                    <w:rPr>
                      <w:rFonts w:ascii="Arial" w:hAnsi="Arial" w:cs="Arial"/>
                      <w:bCs/>
                      <w:sz w:val="22"/>
                      <w:szCs w:val="22"/>
                      <w:highlight w:val="red"/>
                    </w:rPr>
                  </w:rPrChange>
                </w:rPr>
                <w:t>Los gastos por viáticos se tendrán que contabilizar una vez hayan sido autorizados por la persona responsable.</w:t>
              </w:r>
            </w:ins>
          </w:p>
          <w:p w14:paraId="2F62AFE8" w14:textId="77777777" w:rsidR="00B045ED" w:rsidRPr="006E23C2" w:rsidRDefault="00B045ED">
            <w:pPr>
              <w:autoSpaceDE w:val="0"/>
              <w:autoSpaceDN w:val="0"/>
              <w:adjustRightInd w:val="0"/>
              <w:spacing w:before="60" w:after="60"/>
              <w:jc w:val="both"/>
              <w:rPr>
                <w:ins w:id="524" w:author="Yadi M." w:date="2023-01-18T16:21:00Z"/>
                <w:rFonts w:ascii="Arial" w:hAnsi="Arial" w:cs="Arial"/>
                <w:bCs/>
                <w:sz w:val="22"/>
                <w:szCs w:val="22"/>
                <w:rPrChange w:id="525" w:author="Yadi M." w:date="2023-01-18T16:31:00Z">
                  <w:rPr>
                    <w:ins w:id="526" w:author="Yadi M." w:date="2023-01-18T16:21:00Z"/>
                    <w:rFonts w:ascii="Arial" w:hAnsi="Arial" w:cs="Arial"/>
                    <w:bCs/>
                    <w:sz w:val="22"/>
                    <w:szCs w:val="22"/>
                    <w:highlight w:val="red"/>
                  </w:rPr>
                </w:rPrChange>
              </w:rPr>
              <w:pPrChange w:id="527" w:author="Yadi M." w:date="2023-01-18T16:31:00Z">
                <w:pPr>
                  <w:numPr>
                    <w:numId w:val="21"/>
                  </w:numPr>
                  <w:autoSpaceDE w:val="0"/>
                  <w:autoSpaceDN w:val="0"/>
                  <w:adjustRightInd w:val="0"/>
                  <w:spacing w:before="60" w:after="60"/>
                  <w:ind w:left="714" w:hanging="357"/>
                  <w:jc w:val="both"/>
                </w:pPr>
              </w:pPrChange>
            </w:pPr>
          </w:p>
          <w:p w14:paraId="7803183E" w14:textId="7425ACA3" w:rsidR="00B045ED" w:rsidRDefault="00B045ED">
            <w:pPr>
              <w:autoSpaceDE w:val="0"/>
              <w:autoSpaceDN w:val="0"/>
              <w:adjustRightInd w:val="0"/>
              <w:spacing w:before="60" w:after="60"/>
              <w:jc w:val="both"/>
              <w:rPr>
                <w:ins w:id="528" w:author="Yadi M." w:date="2023-01-19T10:35:00Z"/>
                <w:rFonts w:ascii="Arial" w:hAnsi="Arial" w:cs="Arial"/>
                <w:bCs/>
                <w:sz w:val="22"/>
                <w:szCs w:val="22"/>
              </w:rPr>
              <w:pPrChange w:id="529" w:author="Yadi M." w:date="2023-01-18T16:31:00Z">
                <w:pPr>
                  <w:numPr>
                    <w:numId w:val="21"/>
                  </w:numPr>
                  <w:autoSpaceDE w:val="0"/>
                  <w:autoSpaceDN w:val="0"/>
                  <w:adjustRightInd w:val="0"/>
                  <w:spacing w:before="60" w:after="60"/>
                  <w:ind w:left="714" w:hanging="357"/>
                  <w:jc w:val="both"/>
                </w:pPr>
              </w:pPrChange>
            </w:pPr>
            <w:ins w:id="530" w:author="Yadi M." w:date="2023-01-18T16:21:00Z">
              <w:r w:rsidRPr="006E23C2">
                <w:rPr>
                  <w:rFonts w:ascii="Arial" w:hAnsi="Arial" w:cs="Arial"/>
                  <w:bCs/>
                  <w:sz w:val="22"/>
                  <w:szCs w:val="22"/>
                  <w:rPrChange w:id="531" w:author="Yadi M." w:date="2023-01-18T16:31:00Z">
                    <w:rPr>
                      <w:rFonts w:ascii="Arial" w:hAnsi="Arial" w:cs="Arial"/>
                      <w:bCs/>
                      <w:sz w:val="22"/>
                      <w:szCs w:val="22"/>
                      <w:highlight w:val="red"/>
                    </w:rPr>
                  </w:rPrChange>
                </w:rPr>
                <w:t xml:space="preserve">Se actualizo anexo I límites para viáticos actualizando el monto en </w:t>
              </w:r>
            </w:ins>
            <w:ins w:id="532" w:author="Yadi M." w:date="2023-01-18T16:22:00Z">
              <w:r w:rsidRPr="006E23C2">
                <w:rPr>
                  <w:rFonts w:ascii="Arial" w:hAnsi="Arial" w:cs="Arial"/>
                  <w:sz w:val="22"/>
                  <w:szCs w:val="22"/>
                </w:rPr>
                <w:t xml:space="preserve">aquellos casos en que la ubicación de la Sociedad que se visite se encuentre en poblados donde no se expiden facturas o recibos con requisitos fiscales, se establece un máximo de </w:t>
              </w:r>
              <w:r w:rsidRPr="006E23C2">
                <w:rPr>
                  <w:rFonts w:ascii="Arial" w:hAnsi="Arial" w:cs="Arial"/>
                  <w:sz w:val="22"/>
                  <w:szCs w:val="22"/>
                  <w:rPrChange w:id="533" w:author="Yadi M." w:date="2023-01-18T16:31:00Z">
                    <w:rPr>
                      <w:rFonts w:ascii="Arial" w:hAnsi="Arial" w:cs="Arial"/>
                      <w:sz w:val="22"/>
                      <w:szCs w:val="22"/>
                      <w:highlight w:val="yellow"/>
                    </w:rPr>
                  </w:rPrChange>
                </w:rPr>
                <w:t>$150.00</w:t>
              </w:r>
              <w:r w:rsidRPr="006E23C2">
                <w:rPr>
                  <w:rFonts w:ascii="Arial" w:hAnsi="Arial" w:cs="Arial"/>
                  <w:sz w:val="22"/>
                  <w:szCs w:val="22"/>
                </w:rPr>
                <w:t xml:space="preserve"> por alimento, </w:t>
              </w:r>
              <w:r w:rsidRPr="006E23C2">
                <w:rPr>
                  <w:rFonts w:ascii="Arial" w:hAnsi="Arial" w:cs="Arial"/>
                  <w:sz w:val="22"/>
                  <w:szCs w:val="22"/>
                  <w:rPrChange w:id="534" w:author="Yadi M." w:date="2023-01-18T16:31:00Z">
                    <w:rPr>
                      <w:rFonts w:ascii="Arial" w:hAnsi="Arial" w:cs="Arial"/>
                      <w:sz w:val="22"/>
                      <w:szCs w:val="22"/>
                      <w:highlight w:val="yellow"/>
                    </w:rPr>
                  </w:rPrChange>
                </w:rPr>
                <w:t>el contador general realizara un recibo de egresos</w:t>
              </w:r>
              <w:r w:rsidRPr="006E23C2">
                <w:rPr>
                  <w:rFonts w:ascii="Arial" w:hAnsi="Arial" w:cs="Arial"/>
                  <w:sz w:val="22"/>
                  <w:szCs w:val="22"/>
                </w:rPr>
                <w:t xml:space="preserve"> </w:t>
              </w:r>
              <w:r w:rsidRPr="006E23C2">
                <w:rPr>
                  <w:rFonts w:ascii="Arial" w:hAnsi="Arial" w:cs="Arial"/>
                  <w:sz w:val="22"/>
                  <w:szCs w:val="22"/>
                  <w:rPrChange w:id="535" w:author="Yadi M." w:date="2023-01-18T16:31:00Z">
                    <w:rPr>
                      <w:rFonts w:ascii="Arial" w:hAnsi="Arial" w:cs="Arial"/>
                      <w:sz w:val="22"/>
                      <w:szCs w:val="22"/>
                      <w:highlight w:val="yellow"/>
                    </w:rPr>
                  </w:rPrChange>
                </w:rPr>
                <w:t>el cual será firmado por el empleado que realizo dicha compra.</w:t>
              </w:r>
            </w:ins>
            <w:ins w:id="536" w:author="Yadi M." w:date="2023-01-18T16:21:00Z">
              <w:r w:rsidRPr="006E23C2">
                <w:rPr>
                  <w:rFonts w:ascii="Arial" w:hAnsi="Arial" w:cs="Arial"/>
                  <w:bCs/>
                  <w:sz w:val="22"/>
                  <w:szCs w:val="22"/>
                  <w:rPrChange w:id="537" w:author="Yadi M." w:date="2023-01-18T16:31:00Z">
                    <w:rPr>
                      <w:rFonts w:ascii="Arial" w:hAnsi="Arial" w:cs="Arial"/>
                      <w:bCs/>
                      <w:sz w:val="22"/>
                      <w:szCs w:val="22"/>
                      <w:highlight w:val="red"/>
                    </w:rPr>
                  </w:rPrChange>
                </w:rPr>
                <w:t xml:space="preserve"> </w:t>
              </w:r>
            </w:ins>
          </w:p>
          <w:p w14:paraId="0EE4B1E6" w14:textId="77777777" w:rsidR="002F66C1" w:rsidDel="00EA45C4" w:rsidRDefault="002F66C1">
            <w:pPr>
              <w:autoSpaceDE w:val="0"/>
              <w:autoSpaceDN w:val="0"/>
              <w:adjustRightInd w:val="0"/>
              <w:spacing w:before="60" w:after="60"/>
              <w:jc w:val="both"/>
              <w:rPr>
                <w:del w:id="538" w:author="GHIA" w:date="2023-09-21T13:30:00Z"/>
                <w:rFonts w:ascii="Arial" w:hAnsi="Arial" w:cs="Arial"/>
                <w:bCs/>
                <w:sz w:val="22"/>
                <w:szCs w:val="22"/>
              </w:rPr>
              <w:pPrChange w:id="539" w:author="Yadi M." w:date="2023-01-18T16:31:00Z">
                <w:pPr>
                  <w:numPr>
                    <w:numId w:val="21"/>
                  </w:numPr>
                  <w:autoSpaceDE w:val="0"/>
                  <w:autoSpaceDN w:val="0"/>
                  <w:adjustRightInd w:val="0"/>
                  <w:spacing w:before="60" w:after="60"/>
                  <w:ind w:left="714" w:hanging="357"/>
                  <w:jc w:val="both"/>
                </w:pPr>
              </w:pPrChange>
            </w:pPr>
          </w:p>
          <w:p w14:paraId="20790135" w14:textId="77777777" w:rsidR="00EA45C4" w:rsidRDefault="00EA45C4">
            <w:pPr>
              <w:autoSpaceDE w:val="0"/>
              <w:autoSpaceDN w:val="0"/>
              <w:adjustRightInd w:val="0"/>
              <w:spacing w:before="60" w:after="60"/>
              <w:jc w:val="both"/>
              <w:rPr>
                <w:ins w:id="540" w:author="GHIA" w:date="2023-09-21T13:30:00Z"/>
                <w:rFonts w:ascii="Arial" w:hAnsi="Arial" w:cs="Arial"/>
                <w:bCs/>
                <w:sz w:val="22"/>
                <w:szCs w:val="22"/>
              </w:rPr>
              <w:pPrChange w:id="541" w:author="Yadi M." w:date="2023-01-18T16:31:00Z">
                <w:pPr>
                  <w:numPr>
                    <w:numId w:val="21"/>
                  </w:numPr>
                  <w:autoSpaceDE w:val="0"/>
                  <w:autoSpaceDN w:val="0"/>
                  <w:adjustRightInd w:val="0"/>
                  <w:spacing w:before="60" w:after="60"/>
                  <w:ind w:left="714" w:hanging="357"/>
                  <w:jc w:val="both"/>
                </w:pPr>
              </w:pPrChange>
            </w:pPr>
          </w:p>
          <w:p w14:paraId="76896FA3" w14:textId="091D07D3" w:rsidR="002F66C1" w:rsidRDefault="002F66C1">
            <w:pPr>
              <w:autoSpaceDE w:val="0"/>
              <w:autoSpaceDN w:val="0"/>
              <w:adjustRightInd w:val="0"/>
              <w:spacing w:before="60" w:after="60"/>
              <w:jc w:val="both"/>
              <w:rPr>
                <w:ins w:id="542" w:author="GHIA" w:date="2023-09-21T13:24:00Z"/>
                <w:rFonts w:ascii="Arial" w:hAnsi="Arial" w:cs="Arial"/>
                <w:bCs/>
                <w:sz w:val="22"/>
                <w:szCs w:val="22"/>
              </w:rPr>
              <w:pPrChange w:id="543" w:author="Yadi M." w:date="2023-01-18T16:31:00Z">
                <w:pPr>
                  <w:numPr>
                    <w:numId w:val="21"/>
                  </w:numPr>
                  <w:autoSpaceDE w:val="0"/>
                  <w:autoSpaceDN w:val="0"/>
                  <w:adjustRightInd w:val="0"/>
                  <w:spacing w:before="60" w:after="60"/>
                  <w:ind w:left="714" w:hanging="357"/>
                  <w:jc w:val="both"/>
                </w:pPr>
              </w:pPrChange>
            </w:pPr>
            <w:ins w:id="544" w:author="Yadi M." w:date="2023-01-19T10:36:00Z">
              <w:r>
                <w:rPr>
                  <w:rFonts w:ascii="Arial" w:hAnsi="Arial" w:cs="Arial"/>
                  <w:bCs/>
                  <w:sz w:val="22"/>
                  <w:szCs w:val="22"/>
                </w:rPr>
                <w:t>Se agregó el inciso a) en el numeral 9.- adquisición control y venta de activos fijos</w:t>
              </w:r>
            </w:ins>
          </w:p>
          <w:p w14:paraId="6B0F52EB" w14:textId="60EB28FC" w:rsidR="001D0A9D" w:rsidRDefault="00EA45C4">
            <w:pPr>
              <w:autoSpaceDE w:val="0"/>
              <w:autoSpaceDN w:val="0"/>
              <w:adjustRightInd w:val="0"/>
              <w:spacing w:before="60" w:after="60"/>
              <w:jc w:val="both"/>
              <w:rPr>
                <w:ins w:id="545" w:author="GHIA" w:date="2023-09-21T13:24:00Z"/>
                <w:rFonts w:ascii="Arial" w:hAnsi="Arial" w:cs="Arial"/>
                <w:bCs/>
                <w:sz w:val="22"/>
                <w:szCs w:val="22"/>
              </w:rPr>
              <w:pPrChange w:id="546" w:author="Yadi M." w:date="2023-01-18T16:31:00Z">
                <w:pPr>
                  <w:numPr>
                    <w:numId w:val="21"/>
                  </w:numPr>
                  <w:autoSpaceDE w:val="0"/>
                  <w:autoSpaceDN w:val="0"/>
                  <w:adjustRightInd w:val="0"/>
                  <w:spacing w:before="60" w:after="60"/>
                  <w:ind w:left="714" w:hanging="357"/>
                  <w:jc w:val="both"/>
                </w:pPr>
              </w:pPrChange>
            </w:pPr>
            <w:ins w:id="547" w:author="GHIA" w:date="2023-09-21T13:25:00Z">
              <w:r>
                <w:rPr>
                  <w:rFonts w:ascii="Tahoma" w:eastAsia="Calibri" w:hAnsi="Tahoma" w:cs="Tahoma"/>
                  <w:b/>
                  <w:noProof/>
                  <w:sz w:val="22"/>
                  <w:szCs w:val="22"/>
                  <w:lang w:val="es-MX" w:eastAsia="es-MX"/>
                </w:rPr>
                <mc:AlternateContent>
                  <mc:Choice Requires="wps">
                    <w:drawing>
                      <wp:anchor distT="0" distB="0" distL="114300" distR="114300" simplePos="0" relativeHeight="251676672" behindDoc="0" locked="0" layoutInCell="1" allowOverlap="1" wp14:anchorId="2BA2F789" wp14:editId="4BAD6149">
                        <wp:simplePos x="0" y="0"/>
                        <wp:positionH relativeFrom="column">
                          <wp:posOffset>-3667125</wp:posOffset>
                        </wp:positionH>
                        <wp:positionV relativeFrom="paragraph">
                          <wp:posOffset>91440</wp:posOffset>
                        </wp:positionV>
                        <wp:extent cx="6315075" cy="9525"/>
                        <wp:effectExtent l="0" t="0" r="28575" b="28575"/>
                        <wp:wrapNone/>
                        <wp:docPr id="19" name="Conector recto 19"/>
                        <wp:cNvGraphicFramePr/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CnPr/>
                              <wps:spPr>
                                <a:xfrm>
                                  <a:off x="0" y="0"/>
                                  <a:ext cx="6315075" cy="9525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mc:Choice>
                  <mc:Fallback>
                    <w:pict>
                      <v:line w14:anchorId="7B127D89" id="Conector recto 19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88.75pt,7.2pt" to="208.5pt,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" strokecolor="black [3200]" strokeweight=".5pt">
                        <v:stroke joinstyle="miter"/>
                      </v:line>
                    </w:pict>
                  </mc:Fallback>
                </mc:AlternateContent>
              </w:r>
            </w:ins>
          </w:p>
          <w:p w14:paraId="77D7269C" w14:textId="796E61FD" w:rsidR="00EA45C4" w:rsidRDefault="00EA45C4">
            <w:pPr>
              <w:autoSpaceDE w:val="0"/>
              <w:autoSpaceDN w:val="0"/>
              <w:adjustRightInd w:val="0"/>
              <w:spacing w:before="60" w:after="60"/>
              <w:jc w:val="both"/>
              <w:rPr>
                <w:ins w:id="548" w:author="GHIA" w:date="2023-09-21T13:24:00Z"/>
                <w:rFonts w:ascii="Arial" w:hAnsi="Arial" w:cs="Arial"/>
                <w:bCs/>
                <w:sz w:val="22"/>
                <w:szCs w:val="22"/>
              </w:rPr>
              <w:pPrChange w:id="549" w:author="Yadi M." w:date="2023-01-18T16:31:00Z">
                <w:pPr>
                  <w:numPr>
                    <w:numId w:val="21"/>
                  </w:numPr>
                  <w:autoSpaceDE w:val="0"/>
                  <w:autoSpaceDN w:val="0"/>
                  <w:adjustRightInd w:val="0"/>
                  <w:spacing w:before="60" w:after="60"/>
                  <w:ind w:left="714" w:hanging="357"/>
                  <w:jc w:val="both"/>
                </w:pPr>
              </w:pPrChange>
            </w:pPr>
            <w:ins w:id="550" w:author="GHIA" w:date="2023-09-21T13:27:00Z">
              <w:r>
                <w:rPr>
                  <w:rFonts w:ascii="Arial" w:hAnsi="Arial" w:cs="Arial"/>
                  <w:bCs/>
                  <w:noProof/>
                  <w:sz w:val="22"/>
                  <w:szCs w:val="22"/>
                  <w:lang w:val="es-MX" w:eastAsia="es-MX"/>
                </w:rPr>
                <mc:AlternateContent>
                  <mc:Choice Requires="wps">
                    <w:drawing>
                      <wp:anchor distT="0" distB="0" distL="114300" distR="114300" simplePos="0" relativeHeight="251678720" behindDoc="0" locked="0" layoutInCell="1" allowOverlap="1" wp14:anchorId="24D35986" wp14:editId="1B88793E">
                        <wp:simplePos x="0" y="0"/>
                        <wp:positionH relativeFrom="column">
                          <wp:posOffset>-2236470</wp:posOffset>
                        </wp:positionH>
                        <wp:positionV relativeFrom="paragraph">
                          <wp:posOffset>324485</wp:posOffset>
                        </wp:positionV>
                        <wp:extent cx="923925" cy="266700"/>
                        <wp:effectExtent l="0" t="0" r="9525" b="0"/>
                        <wp:wrapNone/>
                        <wp:docPr id="23" name="Cuadro de texto 23"/>
                        <wp:cNvGraphicFramePr/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SpPr txBox="1"/>
                              <wps:spPr>
                                <a:xfrm>
                                  <a:off x="0" y="0"/>
                                  <a:ext cx="923925" cy="266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379EA7B5" w14:textId="44680FF4" w:rsidR="00EA45C4" w:rsidRPr="00EA45C4" w:rsidRDefault="00EA45C4">
                                    <w:pPr>
                                      <w:rPr>
                                        <w:lang w:val="es-MX"/>
                                        <w:rPrChange w:id="551" w:author="GHIA" w:date="2023-09-21T13:27:00Z">
                                          <w:rPr/>
                                        </w:rPrChange>
                                      </w:rPr>
                                    </w:pPr>
                                    <w:ins w:id="552" w:author="GHIA" w:date="2023-09-21T13:27:00Z">
                                      <w:r>
                                        <w:rPr>
                                          <w:lang w:val="es-MX"/>
                                        </w:rPr>
                                        <w:t>30-09-2023</w:t>
                                      </w:r>
                                    </w:ins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mc:Choice>
                  <mc:Fallback>
                    <w:pict>
                      <v:shape w14:anchorId="24D35986" id="Cuadro de texto 23" o:spid="_x0000_s1040" type="#_x0000_t202" style="position:absolute;left:0;text-align:left;margin-left:-176.1pt;margin-top:25.55pt;width:72.75pt;height:21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" fillcolor="white [3201]" stroked="f" strokeweight=".5pt">
                        <v:textbox>
                          <w:txbxContent>
                            <w:p w14:paraId="379EA7B5" w14:textId="44680FF4" w:rsidR="00EA45C4" w:rsidRPr="00EA45C4" w:rsidRDefault="00EA45C4">
                              <w:pPr>
                                <w:rPr>
                                  <w:lang w:val="es-MX"/>
                                  <w:rPrChange w:id="554" w:author="GHIA" w:date="2023-09-21T13:27:00Z">
                                    <w:rPr/>
                                  </w:rPrChange>
                                </w:rPr>
                              </w:pPr>
                              <w:ins w:id="555" w:author="GHIA" w:date="2023-09-21T13:27:00Z">
                                <w:r>
                                  <w:rPr>
                                    <w:lang w:val="es-MX"/>
                                  </w:rPr>
                                  <w:t>30-09-2023</w:t>
                                </w:r>
                              </w:ins>
                            </w:p>
                          </w:txbxContent>
                        </v:textbox>
                      </v:shape>
                    </w:pict>
                  </mc:Fallback>
                </mc:AlternateContent>
              </w:r>
            </w:ins>
            <w:ins w:id="553" w:author="GHIA" w:date="2023-09-21T13:28:00Z">
              <w:r>
                <w:rPr>
                  <w:rFonts w:ascii="Arial" w:hAnsi="Arial" w:cs="Arial"/>
                  <w:bCs/>
                  <w:noProof/>
                  <w:sz w:val="22"/>
                  <w:szCs w:val="22"/>
                  <w:lang w:val="es-MX" w:eastAsia="es-MX"/>
                </w:rPr>
                <mc:AlternateContent>
                  <mc:Choice Requires="wps">
                    <w:drawing>
                      <wp:anchor distT="0" distB="0" distL="114300" distR="114300" simplePos="0" relativeHeight="251679744" behindDoc="0" locked="0" layoutInCell="1" allowOverlap="1" wp14:anchorId="35F5C73D" wp14:editId="6689FB51">
                        <wp:simplePos x="0" y="0"/>
                        <wp:positionH relativeFrom="column">
                          <wp:posOffset>-1136650</wp:posOffset>
                        </wp:positionH>
                        <wp:positionV relativeFrom="paragraph">
                          <wp:posOffset>322580</wp:posOffset>
                        </wp:positionV>
                        <wp:extent cx="971550" cy="247650"/>
                        <wp:effectExtent l="0" t="0" r="0" b="0"/>
                        <wp:wrapNone/>
                        <wp:docPr id="24" name="Cuadro de texto 24"/>
                        <wp:cNvGraphicFramePr/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SpPr txBox="1"/>
                              <wps:spPr>
                                <a:xfrm>
                                  <a:off x="0" y="0"/>
                                  <a:ext cx="971550" cy="2476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070CCED2" w14:textId="61935DF0" w:rsidR="00EA45C4" w:rsidRPr="00EA45C4" w:rsidRDefault="00EA45C4">
                                    <w:pPr>
                                      <w:jc w:val="center"/>
                                      <w:rPr>
                                        <w:lang w:val="es-MX"/>
                                        <w:rPrChange w:id="554" w:author="GHIA" w:date="2023-09-21T13:28:00Z">
                                          <w:rPr/>
                                        </w:rPrChange>
                                      </w:rPr>
                                      <w:pPrChange w:id="555" w:author="GHIA" w:date="2023-09-21T13:28:00Z">
                                        <w:pPr/>
                                      </w:pPrChange>
                                    </w:pPr>
                                    <w:ins w:id="556" w:author="GHIA" w:date="2023-09-21T13:28:00Z">
                                      <w:r>
                                        <w:rPr>
                                          <w:lang w:val="es-MX"/>
                                        </w:rPr>
                                        <w:t>6</w:t>
                                      </w:r>
                                    </w:ins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mc:Choice>
                  <mc:Fallback>
                    <w:pict>
                      <v:shape w14:anchorId="35F5C73D" id="Cuadro de texto 24" o:spid="_x0000_s1041" type="#_x0000_t202" style="position:absolute;left:0;text-align:left;margin-left:-89.5pt;margin-top:25.4pt;width:76.5pt;height:19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" fillcolor="white [3201]" stroked="f" strokeweight=".5pt">
                        <v:textbox>
                          <w:txbxContent>
                            <w:p w14:paraId="070CCED2" w14:textId="61935DF0" w:rsidR="00EA45C4" w:rsidRPr="00EA45C4" w:rsidRDefault="00EA45C4" w:rsidP="00EA45C4">
                              <w:pPr>
                                <w:jc w:val="center"/>
                                <w:rPr>
                                  <w:lang w:val="es-MX"/>
                                  <w:rPrChange w:id="560" w:author="GHIA" w:date="2023-09-21T13:28:00Z">
                                    <w:rPr/>
                                  </w:rPrChange>
                                </w:rPr>
                                <w:pPrChange w:id="561" w:author="GHIA" w:date="2023-09-21T13:28:00Z">
                                  <w:pPr/>
                                </w:pPrChange>
                              </w:pPr>
                              <w:ins w:id="562" w:author="GHIA" w:date="2023-09-21T13:28:00Z">
                                <w:r>
                                  <w:rPr>
                                    <w:lang w:val="es-MX"/>
                                  </w:rPr>
                                  <w:t>6</w:t>
                                </w:r>
                              </w:ins>
                            </w:p>
                          </w:txbxContent>
                        </v:textbox>
                      </v:shape>
                    </w:pict>
                  </mc:Fallback>
                </mc:AlternateContent>
              </w:r>
            </w:ins>
            <w:ins w:id="557" w:author="GHIA" w:date="2023-09-21T13:26:00Z">
              <w:r>
                <w:rPr>
                  <w:rFonts w:ascii="Arial" w:hAnsi="Arial" w:cs="Arial"/>
                  <w:bCs/>
                  <w:noProof/>
                  <w:sz w:val="22"/>
                  <w:szCs w:val="22"/>
                  <w:lang w:val="es-MX" w:eastAsia="es-MX"/>
                </w:rPr>
                <mc:AlternateContent>
                  <mc:Choice Requires="wps">
                    <w:drawing>
                      <wp:anchor distT="0" distB="0" distL="114300" distR="114300" simplePos="0" relativeHeight="251677696" behindDoc="0" locked="0" layoutInCell="1" allowOverlap="1" wp14:anchorId="4727A7E7" wp14:editId="6E21C46A">
                        <wp:simplePos x="0" y="0"/>
                        <wp:positionH relativeFrom="column">
                          <wp:posOffset>-3448050</wp:posOffset>
                        </wp:positionH>
                        <wp:positionV relativeFrom="paragraph">
                          <wp:posOffset>331470</wp:posOffset>
                        </wp:positionV>
                        <wp:extent cx="914400" cy="314325"/>
                        <wp:effectExtent l="0" t="0" r="0" b="9525"/>
                        <wp:wrapNone/>
                        <wp:docPr id="22" name="Cuadro de texto 22"/>
                        <wp:cNvGraphicFramePr/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SpPr txBox="1"/>
                              <wps:spPr>
                                <a:xfrm>
                                  <a:off x="0" y="0"/>
                                  <a:ext cx="914400" cy="31432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4525F6A6" w14:textId="135AA8C6" w:rsidR="00EA45C4" w:rsidRPr="00EA45C4" w:rsidRDefault="00EA45C4">
                                    <w:pPr>
                                      <w:rPr>
                                        <w:lang w:val="es-MX"/>
                                        <w:rPrChange w:id="558" w:author="GHIA" w:date="2023-09-21T13:26:00Z">
                                          <w:rPr/>
                                        </w:rPrChange>
                                      </w:rPr>
                                    </w:pPr>
                                    <w:ins w:id="559" w:author="GHIA" w:date="2023-09-21T13:26:00Z">
                                      <w:r>
                                        <w:rPr>
                                          <w:lang w:val="es-MX"/>
                                        </w:rPr>
                                        <w:t>30</w:t>
                                      </w:r>
                                    </w:ins>
                                    <w:ins w:id="560" w:author="GHIA" w:date="2023-09-21T13:27:00Z">
                                      <w:r>
                                        <w:rPr>
                                          <w:lang w:val="es-MX"/>
                                        </w:rPr>
                                        <w:t>-09-2023</w:t>
                                      </w:r>
                                    </w:ins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mc:Choice>
                  <mc:Fallback>
                    <w:pict>
                      <v:shape w14:anchorId="4727A7E7" id="Cuadro de texto 22" o:spid="_x0000_s1042" type="#_x0000_t202" style="position:absolute;left:0;text-align:left;margin-left:-271.5pt;margin-top:26.1pt;width:1in;height:24.7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" fillcolor="white [3201]" stroked="f" strokeweight=".5pt">
                        <v:textbox>
                          <w:txbxContent>
                            <w:p w14:paraId="4525F6A6" w14:textId="135AA8C6" w:rsidR="00EA45C4" w:rsidRPr="00EA45C4" w:rsidRDefault="00EA45C4">
                              <w:pPr>
                                <w:rPr>
                                  <w:lang w:val="es-MX"/>
                                  <w:rPrChange w:id="567" w:author="GHIA" w:date="2023-09-21T13:26:00Z">
                                    <w:rPr/>
                                  </w:rPrChange>
                                </w:rPr>
                              </w:pPr>
                              <w:ins w:id="568" w:author="GHIA" w:date="2023-09-21T13:26:00Z">
                                <w:r>
                                  <w:rPr>
                                    <w:lang w:val="es-MX"/>
                                  </w:rPr>
                                  <w:t>30</w:t>
                                </w:r>
                              </w:ins>
                              <w:ins w:id="569" w:author="GHIA" w:date="2023-09-21T13:27:00Z">
                                <w:r>
                                  <w:rPr>
                                    <w:lang w:val="es-MX"/>
                                  </w:rPr>
                                  <w:t>-09-2023</w:t>
                                </w:r>
                              </w:ins>
                            </w:p>
                          </w:txbxContent>
                        </v:textbox>
                      </v:shape>
                    </w:pict>
                  </mc:Fallback>
                </mc:AlternateContent>
              </w:r>
            </w:ins>
            <w:ins w:id="561" w:author="GHIA" w:date="2023-09-21T13:30:00Z">
              <w:r>
                <w:rPr>
                  <w:rFonts w:ascii="Arial" w:hAnsi="Arial" w:cs="Arial"/>
                  <w:bCs/>
                  <w:sz w:val="22"/>
                  <w:szCs w:val="22"/>
                </w:rPr>
                <w:t xml:space="preserve">Se </w:t>
              </w:r>
            </w:ins>
            <w:ins w:id="562" w:author="GHIA" w:date="2023-09-21T13:31:00Z">
              <w:r>
                <w:rPr>
                  <w:rFonts w:ascii="Arial" w:hAnsi="Arial" w:cs="Arial"/>
                  <w:bCs/>
                  <w:sz w:val="22"/>
                  <w:szCs w:val="22"/>
                </w:rPr>
                <w:t>cambió</w:t>
              </w:r>
            </w:ins>
            <w:ins w:id="563" w:author="GHIA" w:date="2023-09-21T13:30:00Z">
              <w:r>
                <w:rPr>
                  <w:rFonts w:ascii="Arial" w:hAnsi="Arial" w:cs="Arial"/>
                  <w:bCs/>
                  <w:sz w:val="22"/>
                  <w:szCs w:val="22"/>
                </w:rPr>
                <w:t xml:space="preserve"> </w:t>
              </w:r>
            </w:ins>
            <w:ins w:id="564" w:author="GHIA" w:date="2023-09-21T13:31:00Z">
              <w:r>
                <w:rPr>
                  <w:rFonts w:ascii="Arial" w:hAnsi="Arial" w:cs="Arial"/>
                  <w:bCs/>
                  <w:sz w:val="22"/>
                  <w:szCs w:val="22"/>
                </w:rPr>
                <w:t>e</w:t>
              </w:r>
              <w:r w:rsidRPr="00AB32D7">
                <w:rPr>
                  <w:rFonts w:ascii="Arial" w:hAnsi="Arial" w:cs="Arial"/>
                  <w:bCs/>
                  <w:sz w:val="22"/>
                  <w:szCs w:val="22"/>
                </w:rPr>
                <w:t>l pago aprobado por viático</w:t>
              </w:r>
            </w:ins>
          </w:p>
          <w:p w14:paraId="1C982172" w14:textId="07927CA1" w:rsidR="00944A0B" w:rsidRDefault="00EA45C4">
            <w:pPr>
              <w:autoSpaceDE w:val="0"/>
              <w:autoSpaceDN w:val="0"/>
              <w:adjustRightInd w:val="0"/>
              <w:spacing w:before="60" w:after="60"/>
              <w:jc w:val="both"/>
              <w:rPr>
                <w:ins w:id="565" w:author="GHIA" w:date="2023-09-21T13:53:00Z"/>
                <w:rFonts w:ascii="Arial" w:hAnsi="Arial" w:cs="Arial"/>
                <w:bCs/>
                <w:sz w:val="22"/>
                <w:szCs w:val="22"/>
              </w:rPr>
              <w:pPrChange w:id="566" w:author="Yadi M." w:date="2023-01-18T16:31:00Z">
                <w:pPr>
                  <w:numPr>
                    <w:numId w:val="21"/>
                  </w:numPr>
                  <w:autoSpaceDE w:val="0"/>
                  <w:autoSpaceDN w:val="0"/>
                  <w:adjustRightInd w:val="0"/>
                  <w:spacing w:before="60" w:after="60"/>
                  <w:ind w:left="714" w:hanging="357"/>
                  <w:jc w:val="both"/>
                </w:pPr>
              </w:pPrChange>
            </w:pPr>
            <w:ins w:id="567" w:author="GHIA" w:date="2023-09-21T13:31:00Z">
              <w:r>
                <w:rPr>
                  <w:rFonts w:ascii="Arial" w:hAnsi="Arial" w:cs="Arial"/>
                  <w:bCs/>
                  <w:sz w:val="22"/>
                  <w:szCs w:val="22"/>
                </w:rPr>
                <w:t>A directivos de $300 a $</w:t>
              </w:r>
              <w:r w:rsidR="00944A0B">
                <w:rPr>
                  <w:rFonts w:ascii="Arial" w:hAnsi="Arial" w:cs="Arial"/>
                  <w:bCs/>
                  <w:sz w:val="22"/>
                  <w:szCs w:val="22"/>
                </w:rPr>
                <w:t>500 pesos, agregando señalado en el reglamento interno de trabajo.</w:t>
              </w:r>
            </w:ins>
          </w:p>
          <w:p w14:paraId="3B33EE38" w14:textId="77777777" w:rsidR="00944A0B" w:rsidRDefault="00944A0B">
            <w:pPr>
              <w:autoSpaceDE w:val="0"/>
              <w:autoSpaceDN w:val="0"/>
              <w:adjustRightInd w:val="0"/>
              <w:spacing w:before="60" w:after="60"/>
              <w:jc w:val="both"/>
              <w:rPr>
                <w:ins w:id="568" w:author="GHIA" w:date="2023-09-21T13:53:00Z"/>
                <w:rFonts w:ascii="Arial" w:hAnsi="Arial" w:cs="Arial"/>
                <w:bCs/>
                <w:sz w:val="22"/>
                <w:szCs w:val="22"/>
              </w:rPr>
              <w:pPrChange w:id="569" w:author="Yadi M." w:date="2023-01-18T16:31:00Z">
                <w:pPr>
                  <w:numPr>
                    <w:numId w:val="21"/>
                  </w:numPr>
                  <w:autoSpaceDE w:val="0"/>
                  <w:autoSpaceDN w:val="0"/>
                  <w:adjustRightInd w:val="0"/>
                  <w:spacing w:before="60" w:after="60"/>
                  <w:ind w:left="714" w:hanging="357"/>
                  <w:jc w:val="both"/>
                </w:pPr>
              </w:pPrChange>
            </w:pPr>
          </w:p>
          <w:p w14:paraId="5246A07A" w14:textId="040512F3" w:rsidR="00944A0B" w:rsidRDefault="00944A0B">
            <w:pPr>
              <w:autoSpaceDE w:val="0"/>
              <w:autoSpaceDN w:val="0"/>
              <w:adjustRightInd w:val="0"/>
              <w:spacing w:before="60" w:after="60"/>
              <w:jc w:val="both"/>
              <w:rPr>
                <w:ins w:id="570" w:author="GHIA" w:date="2023-09-21T13:31:00Z"/>
                <w:rFonts w:ascii="Arial" w:hAnsi="Arial" w:cs="Arial"/>
                <w:bCs/>
                <w:sz w:val="22"/>
                <w:szCs w:val="22"/>
              </w:rPr>
              <w:pPrChange w:id="571" w:author="Yadi M." w:date="2023-01-18T16:31:00Z">
                <w:pPr>
                  <w:numPr>
                    <w:numId w:val="21"/>
                  </w:numPr>
                  <w:autoSpaceDE w:val="0"/>
                  <w:autoSpaceDN w:val="0"/>
                  <w:adjustRightInd w:val="0"/>
                  <w:spacing w:before="60" w:after="60"/>
                  <w:ind w:left="714" w:hanging="357"/>
                  <w:jc w:val="both"/>
                </w:pPr>
              </w:pPrChange>
            </w:pPr>
            <w:ins w:id="572" w:author="GHIA" w:date="2023-09-21T13:53:00Z">
              <w:r w:rsidRPr="00D86F91">
                <w:rPr>
                  <w:rFonts w:ascii="Arial" w:hAnsi="Arial" w:cs="Arial"/>
                  <w:bCs/>
                  <w:sz w:val="22"/>
                  <w:szCs w:val="22"/>
                </w:rPr>
                <w:t xml:space="preserve">Se </w:t>
              </w:r>
            </w:ins>
            <w:ins w:id="573" w:author="GHIA" w:date="2023-09-21T14:23:00Z">
              <w:r w:rsidR="00D86F91">
                <w:rPr>
                  <w:rFonts w:ascii="Arial" w:hAnsi="Arial" w:cs="Arial"/>
                  <w:bCs/>
                  <w:sz w:val="22"/>
                  <w:szCs w:val="22"/>
                </w:rPr>
                <w:t>actualizo</w:t>
              </w:r>
            </w:ins>
            <w:ins w:id="574" w:author="GHIA" w:date="2023-09-21T13:53:00Z">
              <w:r w:rsidRPr="00D86F91">
                <w:rPr>
                  <w:rFonts w:ascii="Arial" w:hAnsi="Arial" w:cs="Arial"/>
                  <w:bCs/>
                  <w:sz w:val="22"/>
                  <w:szCs w:val="22"/>
                </w:rPr>
                <w:t xml:space="preserve"> el monto en </w:t>
              </w:r>
            </w:ins>
            <w:ins w:id="575" w:author="GHIA" w:date="2023-09-21T14:24:00Z">
              <w:r w:rsidR="00D86F91" w:rsidRPr="00D86F91">
                <w:rPr>
                  <w:rFonts w:ascii="Arial" w:hAnsi="Arial" w:cs="Arial"/>
                  <w:bCs/>
                  <w:sz w:val="22"/>
                  <w:szCs w:val="22"/>
                </w:rPr>
                <w:t>límite</w:t>
              </w:r>
            </w:ins>
            <w:ins w:id="576" w:author="GHIA" w:date="2023-09-21T14:23:00Z">
              <w:r w:rsidR="00D86F91" w:rsidRPr="00D86F91">
                <w:rPr>
                  <w:rFonts w:ascii="Arial" w:hAnsi="Arial" w:cs="Arial"/>
                  <w:bCs/>
                  <w:sz w:val="22"/>
                  <w:szCs w:val="22"/>
                </w:rPr>
                <w:t xml:space="preserve"> para </w:t>
              </w:r>
            </w:ins>
            <w:ins w:id="577" w:author="GHIA" w:date="2023-09-21T14:24:00Z">
              <w:r w:rsidR="00D86F91" w:rsidRPr="00D86F91">
                <w:rPr>
                  <w:rFonts w:ascii="Arial" w:hAnsi="Arial" w:cs="Arial"/>
                  <w:bCs/>
                  <w:sz w:val="22"/>
                  <w:szCs w:val="22"/>
                </w:rPr>
                <w:t>Viáticos</w:t>
              </w:r>
            </w:ins>
            <w:ins w:id="578" w:author="GHIA" w:date="2023-09-21T14:23:00Z">
              <w:r w:rsidR="00D86F91" w:rsidRPr="00D86F91">
                <w:rPr>
                  <w:rFonts w:ascii="Arial" w:hAnsi="Arial" w:cs="Arial"/>
                  <w:bCs/>
                  <w:sz w:val="22"/>
                  <w:szCs w:val="22"/>
                </w:rPr>
                <w:t xml:space="preserve"> anexos Numeral 15.- </w:t>
              </w:r>
            </w:ins>
            <w:ins w:id="579" w:author="GHIA" w:date="2023-09-21T14:24:00Z">
              <w:r w:rsidR="00D86F91" w:rsidRPr="00D86F91">
                <w:rPr>
                  <w:rFonts w:ascii="Arial" w:hAnsi="Arial" w:cs="Arial"/>
                  <w:sz w:val="22"/>
                  <w:szCs w:val="22"/>
                  <w:rPrChange w:id="580" w:author="GHIA" w:date="2023-09-21T14:24:00Z">
                    <w:rPr>
                      <w:rFonts w:ascii="Arial" w:hAnsi="Arial" w:cs="Arial"/>
                      <w:sz w:val="22"/>
                      <w:szCs w:val="22"/>
                      <w:highlight w:val="yellow"/>
                    </w:rPr>
                  </w:rPrChange>
                </w:rPr>
                <w:t>El monto máximo de gastos diario por persona será de $</w:t>
              </w:r>
              <w:r w:rsidR="00D86F91" w:rsidRPr="00D86F91">
                <w:rPr>
                  <w:rFonts w:ascii="Arial" w:hAnsi="Arial" w:cs="Arial"/>
                  <w:sz w:val="22"/>
                  <w:szCs w:val="22"/>
                  <w:rPrChange w:id="581" w:author="GHIA" w:date="2023-09-21T14:24:00Z">
                    <w:rPr>
                      <w:rFonts w:ascii="Arial" w:hAnsi="Arial" w:cs="Arial"/>
                      <w:sz w:val="22"/>
                      <w:szCs w:val="22"/>
                      <w:highlight w:val="red"/>
                    </w:rPr>
                  </w:rPrChange>
                </w:rPr>
                <w:t>1,700.00</w:t>
              </w:r>
              <w:r w:rsidR="00D86F91" w:rsidRPr="00D86F91">
                <w:rPr>
                  <w:rFonts w:ascii="Arial" w:hAnsi="Arial" w:cs="Arial"/>
                  <w:sz w:val="22"/>
                  <w:szCs w:val="22"/>
                </w:rPr>
                <w:t xml:space="preserve"> </w:t>
              </w:r>
            </w:ins>
            <w:ins w:id="582" w:author="GHIA" w:date="2023-09-21T14:31:00Z">
              <w:r w:rsidR="00D86F91">
                <w:rPr>
                  <w:rFonts w:ascii="Arial" w:hAnsi="Arial" w:cs="Arial"/>
                  <w:sz w:val="22"/>
                  <w:szCs w:val="22"/>
                </w:rPr>
                <w:t>modificándolo</w:t>
              </w:r>
            </w:ins>
            <w:ins w:id="583" w:author="GHIA" w:date="2023-09-21T14:24:00Z">
              <w:r w:rsidR="00D86F91">
                <w:rPr>
                  <w:rFonts w:ascii="Arial" w:hAnsi="Arial" w:cs="Arial"/>
                  <w:sz w:val="22"/>
                  <w:szCs w:val="22"/>
                </w:rPr>
                <w:t xml:space="preserve">  a</w:t>
              </w:r>
              <w:r w:rsidR="00D86F91" w:rsidRPr="00D86F91">
                <w:rPr>
                  <w:rFonts w:ascii="Arial" w:hAnsi="Arial" w:cs="Arial"/>
                  <w:sz w:val="22"/>
                  <w:szCs w:val="22"/>
                </w:rPr>
                <w:t xml:space="preserve"> $3,000.00</w:t>
              </w:r>
            </w:ins>
          </w:p>
          <w:p w14:paraId="1BB4DE64" w14:textId="77777777" w:rsidR="00EA45C4" w:rsidRDefault="00EA45C4">
            <w:pPr>
              <w:autoSpaceDE w:val="0"/>
              <w:autoSpaceDN w:val="0"/>
              <w:adjustRightInd w:val="0"/>
              <w:spacing w:before="60" w:after="60"/>
              <w:jc w:val="both"/>
              <w:rPr>
                <w:ins w:id="584" w:author="GHIA" w:date="2023-09-21T13:32:00Z"/>
                <w:rFonts w:ascii="Arial" w:hAnsi="Arial" w:cs="Arial"/>
                <w:bCs/>
                <w:sz w:val="22"/>
                <w:szCs w:val="22"/>
              </w:rPr>
              <w:pPrChange w:id="585" w:author="Yadi M." w:date="2023-01-18T16:31:00Z">
                <w:pPr>
                  <w:numPr>
                    <w:numId w:val="21"/>
                  </w:numPr>
                  <w:autoSpaceDE w:val="0"/>
                  <w:autoSpaceDN w:val="0"/>
                  <w:adjustRightInd w:val="0"/>
                  <w:spacing w:before="60" w:after="60"/>
                  <w:ind w:left="714" w:hanging="357"/>
                  <w:jc w:val="both"/>
                </w:pPr>
              </w:pPrChange>
            </w:pPr>
          </w:p>
          <w:p w14:paraId="0CB1CA91" w14:textId="77777777" w:rsidR="00EA45C4" w:rsidRPr="006E23C2" w:rsidDel="00944A0B" w:rsidRDefault="00EA45C4">
            <w:pPr>
              <w:autoSpaceDE w:val="0"/>
              <w:autoSpaceDN w:val="0"/>
              <w:adjustRightInd w:val="0"/>
              <w:spacing w:before="60" w:after="60"/>
              <w:jc w:val="both"/>
              <w:rPr>
                <w:ins w:id="586" w:author="Yadi M." w:date="2023-01-18T16:19:00Z"/>
                <w:del w:id="587" w:author="GHIA" w:date="2023-09-21T13:48:00Z"/>
                <w:rFonts w:ascii="Arial" w:hAnsi="Arial" w:cs="Arial"/>
                <w:bCs/>
                <w:sz w:val="22"/>
                <w:szCs w:val="22"/>
                <w:rPrChange w:id="588" w:author="Yadi M." w:date="2023-01-18T16:31:00Z">
                  <w:rPr>
                    <w:ins w:id="589" w:author="Yadi M." w:date="2023-01-18T16:19:00Z"/>
                    <w:del w:id="590" w:author="GHIA" w:date="2023-09-21T13:48:00Z"/>
                    <w:rFonts w:ascii="Arial" w:hAnsi="Arial" w:cs="Arial"/>
                    <w:bCs/>
                    <w:sz w:val="22"/>
                    <w:szCs w:val="22"/>
                    <w:highlight w:val="red"/>
                  </w:rPr>
                </w:rPrChange>
              </w:rPr>
              <w:pPrChange w:id="591" w:author="Yadi M." w:date="2023-01-18T16:31:00Z">
                <w:pPr>
                  <w:numPr>
                    <w:numId w:val="21"/>
                  </w:numPr>
                  <w:autoSpaceDE w:val="0"/>
                  <w:autoSpaceDN w:val="0"/>
                  <w:adjustRightInd w:val="0"/>
                  <w:spacing w:before="60" w:after="60"/>
                  <w:ind w:left="714" w:hanging="357"/>
                  <w:jc w:val="both"/>
                </w:pPr>
              </w:pPrChange>
            </w:pPr>
          </w:p>
          <w:p w14:paraId="7463C278" w14:textId="13B35846" w:rsidR="00B045ED" w:rsidDel="00944A0B" w:rsidRDefault="00B045ED" w:rsidP="00B045ED">
            <w:pPr>
              <w:rPr>
                <w:ins w:id="592" w:author="Yadi M." w:date="2023-01-18T16:17:00Z"/>
                <w:del w:id="593" w:author="GHIA" w:date="2023-09-21T13:48:00Z"/>
                <w:rFonts w:ascii="Arial" w:eastAsiaTheme="majorEastAsia" w:hAnsi="Arial" w:cs="Arial"/>
                <w:b/>
                <w:szCs w:val="32"/>
              </w:rPr>
            </w:pPr>
          </w:p>
          <w:p w14:paraId="100DB6E1" w14:textId="77777777" w:rsidR="00EA45C4" w:rsidDel="00D86F91" w:rsidRDefault="00EA45C4">
            <w:pPr>
              <w:rPr>
                <w:ins w:id="594" w:author="Yadi M." w:date="2023-01-18T16:07:00Z"/>
                <w:del w:id="595" w:author="GHIA" w:date="2023-09-21T14:31:00Z"/>
                <w:rFonts w:ascii="Arial" w:hAnsi="Arial" w:cs="Arial"/>
                <w:sz w:val="22"/>
                <w:szCs w:val="22"/>
              </w:rPr>
            </w:pPr>
          </w:p>
          <w:p w14:paraId="01D0D073" w14:textId="394BC16F" w:rsidR="008C24ED" w:rsidRPr="008C24ED" w:rsidRDefault="008C24ED">
            <w:pPr>
              <w:rPr>
                <w:ins w:id="596" w:author="Yadi M." w:date="2022-04-11T17:27:00Z"/>
                <w:rFonts w:ascii="Arial" w:hAnsi="Arial" w:cs="Arial"/>
                <w:color w:val="000000"/>
                <w:sz w:val="22"/>
                <w:szCs w:val="22"/>
                <w:rPrChange w:id="597" w:author="Yadi M." w:date="2023-01-18T16:05:00Z">
                  <w:rPr>
                    <w:ins w:id="598" w:author="Yadi M." w:date="2022-04-11T17:27:00Z"/>
                    <w:rFonts w:ascii="Calibri" w:hAnsi="Calibri" w:cs="Calibri"/>
                    <w:color w:val="000000"/>
                  </w:rPr>
                </w:rPrChange>
              </w:rPr>
            </w:pPr>
          </w:p>
        </w:tc>
      </w:tr>
    </w:tbl>
    <w:p w14:paraId="53E3F23C" w14:textId="08E44A62" w:rsidR="00EE454C" w:rsidDel="00834D28" w:rsidRDefault="006E337C">
      <w:pPr>
        <w:spacing w:before="60" w:after="60"/>
        <w:rPr>
          <w:del w:id="599" w:author="Auditor Interno" w:date="2019-10-10T15:54:00Z"/>
          <w:rFonts w:ascii="Tahoma" w:eastAsia="Calibri" w:hAnsi="Tahoma" w:cs="Tahoma"/>
          <w:b/>
          <w:sz w:val="22"/>
          <w:szCs w:val="22"/>
          <w:lang w:eastAsia="en-US"/>
        </w:rPr>
      </w:pPr>
      <w:ins w:id="600" w:author="Auditor Interno" w:date="2019-10-10T16:18:00Z">
        <w:r>
          <w:rPr>
            <w:rFonts w:ascii="Tahoma" w:eastAsia="Calibri" w:hAnsi="Tahoma" w:cs="Tahoma"/>
            <w:b/>
            <w:noProof/>
            <w:sz w:val="22"/>
            <w:szCs w:val="22"/>
            <w:lang w:val="es-MX" w:eastAsia="es-MX"/>
          </w:rPr>
          <w:lastRenderedPageBreak/>
          <mc:AlternateContent>
            <mc:Choice Requires="wps">
              <w:drawing>
                <wp:anchor distT="0" distB="0" distL="114300" distR="114300" simplePos="0" relativeHeight="251667456" behindDoc="0" locked="0" layoutInCell="1" allowOverlap="1" wp14:anchorId="15E60A0A" wp14:editId="2F240F41">
                  <wp:simplePos x="0" y="0"/>
                  <wp:positionH relativeFrom="margin">
                    <wp:align>center</wp:align>
                  </wp:positionH>
                  <wp:positionV relativeFrom="paragraph">
                    <wp:posOffset>203200</wp:posOffset>
                  </wp:positionV>
                  <wp:extent cx="5628640" cy="1943100"/>
                  <wp:effectExtent l="19050" t="19050" r="29210" b="57150"/>
                  <wp:wrapNone/>
                  <wp:docPr id="7" name="Rectangl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628640" cy="194310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FF0000"/>
                          </a:solidFill>
                          <a:ln w="38100">
                            <a:solidFill>
                              <a:srgbClr val="F2F2F2"/>
                            </a:solidFill>
                            <a:round/>
                            <a:headEnd/>
                            <a:tailEnd/>
                          </a:ln>
                          <a:effectLst>
                            <a:outerShdw dist="28398" dir="3806097" algn="ctr" rotWithShape="0">
                              <a:srgbClr val="375623">
                                <a:alpha val="50000"/>
                              </a:srgbClr>
                            </a:outerShdw>
                          </a:effectLst>
                        </wps:spPr>
                        <wps:txbx>
                          <w:txbxContent>
                            <w:p w14:paraId="53851462" w14:textId="77777777" w:rsidR="00BA4F88" w:rsidRPr="00ED584A" w:rsidRDefault="00BA4F88" w:rsidP="00834D28">
                              <w:pPr>
                                <w:pStyle w:val="Encabezado"/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color w:val="FFFFFF" w:themeColor="background1"/>
                                  <w:spacing w:val="20"/>
                                  <w:sz w:val="28"/>
                                  <w:szCs w:val="28"/>
                                  <w:rPrChange w:id="601" w:author="Auditor Interno" w:date="2019-10-10T16:45:00Z">
                                    <w:rPr>
                                      <w:rFonts w:ascii="Tahoma" w:hAnsi="Tahoma" w:cs="Tahoma"/>
                                      <w:b/>
                                      <w:bCs/>
                                      <w:color w:val="FFFFFF" w:themeColor="background1"/>
                                      <w:spacing w:val="20"/>
                                      <w:sz w:val="28"/>
                                    </w:rPr>
                                  </w:rPrChange>
                                </w:rPr>
                              </w:pPr>
                              <w:bookmarkStart w:id="602" w:name="_Toc21692619"/>
                              <w:r w:rsidRPr="00ED584A">
                                <w:rPr>
                                  <w:rStyle w:val="Ttulo1Car"/>
                                  <w:rFonts w:ascii="Arial" w:hAnsi="Arial" w:cs="Arial"/>
                                  <w:color w:val="FFFFFF" w:themeColor="background1"/>
                                  <w:sz w:val="28"/>
                                  <w:szCs w:val="28"/>
                                  <w:rPrChange w:id="603" w:author="Auditor Interno" w:date="2019-10-10T16:45:00Z">
                                    <w:rPr>
                                      <w:rFonts w:ascii="Tahoma" w:hAnsi="Tahoma" w:cs="Tahoma"/>
                                      <w:b/>
                                      <w:bCs/>
                                      <w:color w:val="FFFFFF" w:themeColor="background1"/>
                                      <w:spacing w:val="20"/>
                                      <w:sz w:val="28"/>
                                    </w:rPr>
                                  </w:rPrChange>
                                </w:rPr>
                                <w:t>NOTIFICACIÓN DE PROPIEDAD</w:t>
                              </w:r>
                              <w:bookmarkEnd w:id="602"/>
                              <w:r w:rsidRPr="00ED584A">
                                <w:rPr>
                                  <w:rFonts w:ascii="Arial" w:hAnsi="Arial" w:cs="Arial"/>
                                  <w:b/>
                                  <w:bCs/>
                                  <w:color w:val="FFFFFF" w:themeColor="background1"/>
                                  <w:spacing w:val="20"/>
                                  <w:sz w:val="28"/>
                                  <w:szCs w:val="28"/>
                                  <w:rPrChange w:id="604" w:author="Auditor Interno" w:date="2019-10-10T16:45:00Z">
                                    <w:rPr>
                                      <w:rFonts w:ascii="Tahoma" w:hAnsi="Tahoma" w:cs="Tahoma"/>
                                      <w:b/>
                                      <w:bCs/>
                                      <w:color w:val="FFFFFF" w:themeColor="background1"/>
                                      <w:spacing w:val="20"/>
                                      <w:sz w:val="28"/>
                                    </w:rPr>
                                  </w:rPrChange>
                                </w:rPr>
                                <w:t>:</w:t>
                              </w:r>
                            </w:p>
                            <w:p w14:paraId="336BDF20" w14:textId="77777777" w:rsidR="00BA4F88" w:rsidRPr="00ED584A" w:rsidRDefault="00BA4F88" w:rsidP="00834D28">
                              <w:pPr>
                                <w:pStyle w:val="Default"/>
                                <w:rPr>
                                  <w:rFonts w:ascii="Arial" w:hAnsi="Arial" w:cs="Arial"/>
                                  <w:color w:val="FFFFFF" w:themeColor="background1"/>
                                  <w:sz w:val="28"/>
                                  <w:szCs w:val="28"/>
                                  <w:lang w:val="es-MX"/>
                                  <w:rPrChange w:id="605" w:author="Auditor Interno" w:date="2019-10-10T16:45:00Z">
                                    <w:rPr>
                                      <w:color w:val="FFFFFF" w:themeColor="background1"/>
                                      <w:lang w:val="es-MX"/>
                                    </w:rPr>
                                  </w:rPrChange>
                                </w:rPr>
                              </w:pPr>
                            </w:p>
                            <w:p w14:paraId="4C5B9B34" w14:textId="5C023E1B" w:rsidR="00BA4F88" w:rsidRPr="00ED584A" w:rsidRDefault="00BA4F88" w:rsidP="00834D28">
                              <w:pPr>
                                <w:pStyle w:val="Encabezado"/>
                                <w:ind w:right="374"/>
                                <w:jc w:val="both"/>
                                <w:rPr>
                                  <w:rFonts w:ascii="Arial" w:hAnsi="Arial" w:cs="Arial"/>
                                  <w:bCs/>
                                  <w:color w:val="FFFFFF" w:themeColor="background1"/>
                                  <w:spacing w:val="20"/>
                                  <w:rPrChange w:id="606" w:author="Auditor Interno" w:date="2019-10-10T16:46:00Z">
                                    <w:rPr>
                                      <w:rFonts w:ascii="Tahoma" w:hAnsi="Tahoma" w:cs="Tahoma"/>
                                      <w:bCs/>
                                      <w:color w:val="FFFFFF" w:themeColor="background1"/>
                                      <w:spacing w:val="20"/>
                                      <w:sz w:val="28"/>
                                    </w:rPr>
                                  </w:rPrChange>
                                </w:rPr>
                              </w:pPr>
                              <w:r w:rsidRPr="00ED584A">
                                <w:rPr>
                                  <w:rFonts w:ascii="Arial" w:hAnsi="Arial" w:cs="Arial"/>
                                  <w:bCs/>
                                  <w:color w:val="FFFFFF" w:themeColor="background1"/>
                                  <w:spacing w:val="20"/>
                                  <w:rPrChange w:id="607" w:author="Auditor Interno" w:date="2019-10-10T16:46:00Z">
                                    <w:rPr>
                                      <w:rFonts w:ascii="Tahoma" w:hAnsi="Tahoma" w:cs="Tahoma"/>
                                      <w:bCs/>
                                      <w:color w:val="FFFFFF" w:themeColor="background1"/>
                                      <w:spacing w:val="20"/>
                                      <w:sz w:val="28"/>
                                    </w:rPr>
                                  </w:rPrChange>
                                </w:rPr>
                                <w:t xml:space="preserve">LA INFORMACIÓN CONTENIDA EN ESTE DOCUMENTO ES PROPIEDAD EXCLUSIVA DE LA </w:t>
                              </w:r>
                              <w:r w:rsidRPr="00ED584A">
                                <w:rPr>
                                  <w:rFonts w:ascii="Arial" w:hAnsi="Arial" w:cs="Arial"/>
                                  <w:b/>
                                  <w:bCs/>
                                  <w:color w:val="FFFFFF" w:themeColor="background1"/>
                                  <w:spacing w:val="20"/>
                                  <w:rPrChange w:id="608" w:author="Auditor Interno" w:date="2019-10-10T16:46:00Z">
                                    <w:rPr>
                                      <w:rFonts w:ascii="Tahoma" w:hAnsi="Tahoma" w:cs="Tahoma"/>
                                      <w:b/>
                                      <w:bCs/>
                                      <w:color w:val="FFFFFF" w:themeColor="background1"/>
                                      <w:spacing w:val="20"/>
                                      <w:sz w:val="28"/>
                                    </w:rPr>
                                  </w:rPrChange>
                                </w:rPr>
                                <w:t xml:space="preserve">CAJA </w:t>
                              </w:r>
                              <w:del w:id="609" w:author="Auditor Interno" w:date="2019-01-02T13:39:00Z">
                                <w:r w:rsidRPr="00ED584A" w:rsidDel="00BC5885">
                                  <w:rPr>
                                    <w:rFonts w:ascii="Arial" w:hAnsi="Arial" w:cs="Arial"/>
                                    <w:b/>
                                    <w:bCs/>
                                    <w:color w:val="FFFFFF" w:themeColor="background1"/>
                                    <w:spacing w:val="20"/>
                                    <w:rPrChange w:id="610" w:author="Auditor Interno" w:date="2019-10-10T16:46:00Z">
                                      <w:rPr>
                                        <w:rFonts w:ascii="Tahoma" w:hAnsi="Tahoma" w:cs="Tahoma"/>
                                        <w:b/>
                                        <w:bCs/>
                                        <w:color w:val="FFFFFF" w:themeColor="background1"/>
                                        <w:spacing w:val="20"/>
                                        <w:sz w:val="28"/>
                                      </w:rPr>
                                    </w:rPrChange>
                                  </w:rPr>
                                  <w:delText>SOLIDARIA</w:delText>
                                </w:r>
                              </w:del>
                              <w:ins w:id="611" w:author="Auditor Interno" w:date="2019-01-02T13:39:00Z">
                                <w:r w:rsidRPr="00ED584A">
                                  <w:rPr>
                                    <w:rFonts w:ascii="Arial" w:hAnsi="Arial" w:cs="Arial"/>
                                    <w:b/>
                                    <w:bCs/>
                                    <w:color w:val="FFFFFF" w:themeColor="background1"/>
                                    <w:spacing w:val="20"/>
                                    <w:rPrChange w:id="612" w:author="Auditor Interno" w:date="2019-10-10T16:46:00Z">
                                      <w:rPr>
                                        <w:rFonts w:ascii="Tahoma" w:hAnsi="Tahoma" w:cs="Tahoma"/>
                                        <w:b/>
                                        <w:bCs/>
                                        <w:color w:val="FFFFFF" w:themeColor="background1"/>
                                        <w:spacing w:val="20"/>
                                        <w:sz w:val="28"/>
                                      </w:rPr>
                                    </w:rPrChange>
                                  </w:rPr>
                                  <w:t>TEPIC</w:t>
                                </w:r>
                              </w:ins>
                              <w:del w:id="613" w:author="Auditor Interno" w:date="2019-01-02T13:39:00Z">
                                <w:r w:rsidRPr="00ED584A" w:rsidDel="00BC5885">
                                  <w:rPr>
                                    <w:rFonts w:ascii="Arial" w:hAnsi="Arial" w:cs="Arial"/>
                                    <w:b/>
                                    <w:bCs/>
                                    <w:color w:val="FFFFFF" w:themeColor="background1"/>
                                    <w:spacing w:val="20"/>
                                    <w:lang w:val="es-MX"/>
                                    <w:rPrChange w:id="614" w:author="Auditor Interno" w:date="2019-10-10T16:46:00Z">
                                      <w:rPr>
                                        <w:rFonts w:ascii="Tahoma" w:hAnsi="Tahoma" w:cs="Tahoma"/>
                                        <w:b/>
                                        <w:bCs/>
                                        <w:color w:val="FFFFFF" w:themeColor="background1"/>
                                        <w:spacing w:val="20"/>
                                        <w:sz w:val="28"/>
                                        <w:lang w:val="es-MX"/>
                                      </w:rPr>
                                    </w:rPrChange>
                                  </w:rPr>
                                  <w:delText xml:space="preserve"> TEPIC</w:delText>
                                </w:r>
                              </w:del>
                              <w:r w:rsidRPr="00ED584A">
                                <w:rPr>
                                  <w:rFonts w:ascii="Arial" w:hAnsi="Arial" w:cs="Arial"/>
                                  <w:b/>
                                  <w:bCs/>
                                  <w:color w:val="FFFFFF" w:themeColor="background1"/>
                                  <w:spacing w:val="20"/>
                                  <w:rPrChange w:id="615" w:author="Auditor Interno" w:date="2019-10-10T16:46:00Z">
                                    <w:rPr>
                                      <w:rFonts w:ascii="Tahoma" w:hAnsi="Tahoma" w:cs="Tahoma"/>
                                      <w:b/>
                                      <w:bCs/>
                                      <w:color w:val="FFFFFF" w:themeColor="background1"/>
                                      <w:spacing w:val="20"/>
                                      <w:sz w:val="28"/>
                                    </w:rPr>
                                  </w:rPrChange>
                                </w:rPr>
                                <w:t>, SC DE AP DE RL DE CV</w:t>
                              </w:r>
                              <w:r w:rsidRPr="00ED584A">
                                <w:rPr>
                                  <w:rFonts w:ascii="Arial" w:hAnsi="Arial" w:cs="Arial"/>
                                  <w:bCs/>
                                  <w:color w:val="FFFFFF" w:themeColor="background1"/>
                                  <w:spacing w:val="20"/>
                                  <w:rPrChange w:id="616" w:author="Auditor Interno" w:date="2019-10-10T16:46:00Z">
                                    <w:rPr>
                                      <w:rFonts w:ascii="Tahoma" w:hAnsi="Tahoma" w:cs="Tahoma"/>
                                      <w:bCs/>
                                      <w:color w:val="FFFFFF" w:themeColor="background1"/>
                                      <w:spacing w:val="20"/>
                                      <w:sz w:val="28"/>
                                    </w:rPr>
                                  </w:rPrChange>
                                </w:rPr>
                                <w:t xml:space="preserve"> Y NO DEBERÁ SER MOSTRADO, REPRODUCIDO O PUBLICADO FUERA DE LA CAJA </w:t>
                              </w:r>
                              <w:del w:id="617" w:author="Auditor Interno" w:date="2019-01-02T13:39:00Z">
                                <w:r w:rsidRPr="00ED584A" w:rsidDel="00BC5885">
                                  <w:rPr>
                                    <w:rFonts w:ascii="Arial" w:hAnsi="Arial" w:cs="Arial"/>
                                    <w:bCs/>
                                    <w:color w:val="FFFFFF" w:themeColor="background1"/>
                                    <w:spacing w:val="20"/>
                                    <w:rPrChange w:id="618" w:author="Auditor Interno" w:date="2019-10-10T16:46:00Z">
                                      <w:rPr>
                                        <w:rFonts w:ascii="Tahoma" w:hAnsi="Tahoma" w:cs="Tahoma"/>
                                        <w:bCs/>
                                        <w:color w:val="FFFFFF" w:themeColor="background1"/>
                                        <w:spacing w:val="20"/>
                                        <w:sz w:val="28"/>
                                      </w:rPr>
                                    </w:rPrChange>
                                  </w:rPr>
                                  <w:delText>SOLIDARIA</w:delText>
                                </w:r>
                              </w:del>
                              <w:ins w:id="619" w:author="Auditor Interno" w:date="2019-01-02T13:39:00Z">
                                <w:r w:rsidRPr="00ED584A">
                                  <w:rPr>
                                    <w:rFonts w:ascii="Arial" w:hAnsi="Arial" w:cs="Arial"/>
                                    <w:bCs/>
                                    <w:color w:val="FFFFFF" w:themeColor="background1"/>
                                    <w:spacing w:val="20"/>
                                    <w:rPrChange w:id="620" w:author="Auditor Interno" w:date="2019-10-10T16:46:00Z">
                                      <w:rPr>
                                        <w:rFonts w:ascii="Tahoma" w:hAnsi="Tahoma" w:cs="Tahoma"/>
                                        <w:bCs/>
                                        <w:color w:val="FFFFFF" w:themeColor="background1"/>
                                        <w:spacing w:val="20"/>
                                        <w:sz w:val="28"/>
                                      </w:rPr>
                                    </w:rPrChange>
                                  </w:rPr>
                                  <w:t>TEPIC</w:t>
                                </w:r>
                              </w:ins>
                              <w:r w:rsidRPr="00ED584A">
                                <w:rPr>
                                  <w:rFonts w:ascii="Arial" w:hAnsi="Arial" w:cs="Arial"/>
                                  <w:bCs/>
                                  <w:color w:val="FFFFFF" w:themeColor="background1"/>
                                  <w:spacing w:val="20"/>
                                  <w:lang w:val="es-MX"/>
                                  <w:rPrChange w:id="621" w:author="Auditor Interno" w:date="2019-10-10T16:46:00Z">
                                    <w:rPr>
                                      <w:rFonts w:ascii="Tahoma" w:hAnsi="Tahoma" w:cs="Tahoma"/>
                                      <w:bCs/>
                                      <w:color w:val="FFFFFF" w:themeColor="background1"/>
                                      <w:spacing w:val="20"/>
                                      <w:sz w:val="28"/>
                                      <w:lang w:val="es-MX"/>
                                    </w:rPr>
                                  </w:rPrChange>
                                </w:rPr>
                                <w:t xml:space="preserve"> </w:t>
                              </w:r>
                              <w:del w:id="622" w:author="Auditor Interno" w:date="2019-10-10T16:19:00Z">
                                <w:r w:rsidRPr="00ED584A" w:rsidDel="006203B0">
                                  <w:rPr>
                                    <w:rFonts w:ascii="Arial" w:hAnsi="Arial" w:cs="Arial"/>
                                    <w:bCs/>
                                    <w:color w:val="FFFFFF" w:themeColor="background1"/>
                                    <w:spacing w:val="20"/>
                                    <w:lang w:val="es-MX"/>
                                    <w:rPrChange w:id="623" w:author="Auditor Interno" w:date="2019-10-10T16:46:00Z">
                                      <w:rPr>
                                        <w:rFonts w:ascii="Tahoma" w:hAnsi="Tahoma" w:cs="Tahoma"/>
                                        <w:bCs/>
                                        <w:color w:val="FFFFFF" w:themeColor="background1"/>
                                        <w:spacing w:val="20"/>
                                        <w:sz w:val="28"/>
                                        <w:lang w:val="es-MX"/>
                                      </w:rPr>
                                    </w:rPrChange>
                                  </w:rPr>
                                  <w:delText>TEPIC</w:delText>
                                </w:r>
                                <w:r w:rsidRPr="00ED584A" w:rsidDel="006203B0">
                                  <w:rPr>
                                    <w:rFonts w:ascii="Arial" w:hAnsi="Arial" w:cs="Arial"/>
                                    <w:bCs/>
                                    <w:color w:val="FFFFFF" w:themeColor="background1"/>
                                    <w:spacing w:val="20"/>
                                    <w:rPrChange w:id="624" w:author="Auditor Interno" w:date="2019-10-10T16:46:00Z">
                                      <w:rPr>
                                        <w:rFonts w:ascii="Tahoma" w:hAnsi="Tahoma" w:cs="Tahoma"/>
                                        <w:bCs/>
                                        <w:color w:val="FFFFFF" w:themeColor="background1"/>
                                        <w:spacing w:val="20"/>
                                        <w:sz w:val="28"/>
                                      </w:rPr>
                                    </w:rPrChange>
                                  </w:rPr>
                                  <w:delText xml:space="preserve"> </w:delText>
                                </w:r>
                              </w:del>
                              <w:r w:rsidRPr="00ED584A">
                                <w:rPr>
                                  <w:rFonts w:ascii="Arial" w:hAnsi="Arial" w:cs="Arial"/>
                                  <w:bCs/>
                                  <w:color w:val="FFFFFF" w:themeColor="background1"/>
                                  <w:spacing w:val="20"/>
                                  <w:rPrChange w:id="625" w:author="Auditor Interno" w:date="2019-10-10T16:46:00Z">
                                    <w:rPr>
                                      <w:rFonts w:ascii="Tahoma" w:hAnsi="Tahoma" w:cs="Tahoma"/>
                                      <w:bCs/>
                                      <w:color w:val="FFFFFF" w:themeColor="background1"/>
                                      <w:spacing w:val="20"/>
                                      <w:sz w:val="28"/>
                                    </w:rPr>
                                  </w:rPrChange>
                                </w:rPr>
                                <w:t>SC DE AP DE RL DE CV, SIN PREVIO PERMISO POR ESCRITO DEL PRESIDENTE DEL CONSEJO DE ADMINISTRACIÓN Y/O GERENTE GENERAL.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oundrect w14:anchorId="15E60A0A" id="_x0000_s1043" style="position:absolute;margin-left:0;margin-top:16pt;width:443.2pt;height:153pt;z-index:25166745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" fillcolor="red" strokecolor="#f2f2f2" strokeweight="3pt">
                  <v:shadow on="t" color="#375623" opacity=".5" offset="1pt"/>
                  <v:textbox>
                    <w:txbxContent>
                      <w:p w14:paraId="53851462" w14:textId="77777777" w:rsidR="00BA4F88" w:rsidRPr="00ED584A" w:rsidRDefault="00BA4F88" w:rsidP="00834D28">
                        <w:pPr>
                          <w:pStyle w:val="Encabezado"/>
                          <w:jc w:val="center"/>
                          <w:rPr>
                            <w:rFonts w:ascii="Arial" w:hAnsi="Arial" w:cs="Arial"/>
                            <w:b/>
                            <w:bCs/>
                            <w:color w:val="FFFFFF" w:themeColor="background1"/>
                            <w:spacing w:val="20"/>
                            <w:sz w:val="28"/>
                            <w:szCs w:val="28"/>
                            <w:rPrChange w:id="646" w:author="Auditor Interno" w:date="2019-10-10T16:45:00Z">
                              <w:rPr>
                                <w:rFonts w:ascii="Tahoma" w:hAnsi="Tahoma" w:cs="Tahoma"/>
                                <w:b/>
                                <w:bCs/>
                                <w:color w:val="FFFFFF" w:themeColor="background1"/>
                                <w:spacing w:val="20"/>
                                <w:sz w:val="28"/>
                              </w:rPr>
                            </w:rPrChange>
                          </w:rPr>
                        </w:pPr>
                        <w:bookmarkStart w:id="647" w:name="_Toc21692619"/>
                        <w:r w:rsidRPr="00ED584A">
                          <w:rPr>
                            <w:rStyle w:val="Ttulo1Car"/>
                            <w:rFonts w:ascii="Arial" w:hAnsi="Arial" w:cs="Arial"/>
                            <w:color w:val="FFFFFF" w:themeColor="background1"/>
                            <w:sz w:val="28"/>
                            <w:szCs w:val="28"/>
                            <w:rPrChange w:id="648" w:author="Auditor Interno" w:date="2019-10-10T16:45:00Z">
                              <w:rPr>
                                <w:rFonts w:ascii="Tahoma" w:hAnsi="Tahoma" w:cs="Tahoma"/>
                                <w:b/>
                                <w:bCs/>
                                <w:color w:val="FFFFFF" w:themeColor="background1"/>
                                <w:spacing w:val="20"/>
                                <w:sz w:val="28"/>
                              </w:rPr>
                            </w:rPrChange>
                          </w:rPr>
                          <w:t>NOTIFICACIÓN DE PROPIEDAD</w:t>
                        </w:r>
                        <w:bookmarkEnd w:id="647"/>
                        <w:r w:rsidRPr="00ED584A">
                          <w:rPr>
                            <w:rFonts w:ascii="Arial" w:hAnsi="Arial" w:cs="Arial"/>
                            <w:b/>
                            <w:bCs/>
                            <w:color w:val="FFFFFF" w:themeColor="background1"/>
                            <w:spacing w:val="20"/>
                            <w:sz w:val="28"/>
                            <w:szCs w:val="28"/>
                            <w:rPrChange w:id="649" w:author="Auditor Interno" w:date="2019-10-10T16:45:00Z">
                              <w:rPr>
                                <w:rFonts w:ascii="Tahoma" w:hAnsi="Tahoma" w:cs="Tahoma"/>
                                <w:b/>
                                <w:bCs/>
                                <w:color w:val="FFFFFF" w:themeColor="background1"/>
                                <w:spacing w:val="20"/>
                                <w:sz w:val="28"/>
                              </w:rPr>
                            </w:rPrChange>
                          </w:rPr>
                          <w:t>:</w:t>
                        </w:r>
                      </w:p>
                      <w:p w14:paraId="336BDF20" w14:textId="77777777" w:rsidR="00BA4F88" w:rsidRPr="00ED584A" w:rsidRDefault="00BA4F88" w:rsidP="00834D28">
                        <w:pPr>
                          <w:pStyle w:val="Default"/>
                          <w:rPr>
                            <w:rFonts w:ascii="Arial" w:hAnsi="Arial" w:cs="Arial"/>
                            <w:color w:val="FFFFFF" w:themeColor="background1"/>
                            <w:sz w:val="28"/>
                            <w:szCs w:val="28"/>
                            <w:lang w:val="es-MX"/>
                            <w:rPrChange w:id="650" w:author="Auditor Interno" w:date="2019-10-10T16:45:00Z">
                              <w:rPr>
                                <w:color w:val="FFFFFF" w:themeColor="background1"/>
                                <w:lang w:val="es-MX"/>
                              </w:rPr>
                            </w:rPrChange>
                          </w:rPr>
                        </w:pPr>
                      </w:p>
                      <w:p w14:paraId="4C5B9B34" w14:textId="5C023E1B" w:rsidR="00BA4F88" w:rsidRPr="00ED584A" w:rsidRDefault="00BA4F88" w:rsidP="00834D28">
                        <w:pPr>
                          <w:pStyle w:val="Encabezado"/>
                          <w:ind w:right="374"/>
                          <w:jc w:val="both"/>
                          <w:rPr>
                            <w:rFonts w:ascii="Arial" w:hAnsi="Arial" w:cs="Arial"/>
                            <w:bCs/>
                            <w:color w:val="FFFFFF" w:themeColor="background1"/>
                            <w:spacing w:val="20"/>
                            <w:rPrChange w:id="651" w:author="Auditor Interno" w:date="2019-10-10T16:46:00Z">
                              <w:rPr>
                                <w:rFonts w:ascii="Tahoma" w:hAnsi="Tahoma" w:cs="Tahoma"/>
                                <w:bCs/>
                                <w:color w:val="FFFFFF" w:themeColor="background1"/>
                                <w:spacing w:val="20"/>
                                <w:sz w:val="28"/>
                              </w:rPr>
                            </w:rPrChange>
                          </w:rPr>
                        </w:pPr>
                        <w:r w:rsidRPr="00ED584A">
                          <w:rPr>
                            <w:rFonts w:ascii="Arial" w:hAnsi="Arial" w:cs="Arial"/>
                            <w:bCs/>
                            <w:color w:val="FFFFFF" w:themeColor="background1"/>
                            <w:spacing w:val="20"/>
                            <w:rPrChange w:id="652" w:author="Auditor Interno" w:date="2019-10-10T16:46:00Z">
                              <w:rPr>
                                <w:rFonts w:ascii="Tahoma" w:hAnsi="Tahoma" w:cs="Tahoma"/>
                                <w:bCs/>
                                <w:color w:val="FFFFFF" w:themeColor="background1"/>
                                <w:spacing w:val="20"/>
                                <w:sz w:val="28"/>
                              </w:rPr>
                            </w:rPrChange>
                          </w:rPr>
                          <w:t xml:space="preserve">LA INFORMACIÓN CONTENIDA EN ESTE DOCUMENTO ES PROPIEDAD EXCLUSIVA DE LA </w:t>
                        </w:r>
                        <w:r w:rsidRPr="00ED584A">
                          <w:rPr>
                            <w:rFonts w:ascii="Arial" w:hAnsi="Arial" w:cs="Arial"/>
                            <w:b/>
                            <w:bCs/>
                            <w:color w:val="FFFFFF" w:themeColor="background1"/>
                            <w:spacing w:val="20"/>
                            <w:rPrChange w:id="653" w:author="Auditor Interno" w:date="2019-10-10T16:46:00Z">
                              <w:rPr>
                                <w:rFonts w:ascii="Tahoma" w:hAnsi="Tahoma" w:cs="Tahoma"/>
                                <w:b/>
                                <w:bCs/>
                                <w:color w:val="FFFFFF" w:themeColor="background1"/>
                                <w:spacing w:val="20"/>
                                <w:sz w:val="28"/>
                              </w:rPr>
                            </w:rPrChange>
                          </w:rPr>
                          <w:t xml:space="preserve">CAJA </w:t>
                        </w:r>
                        <w:del w:id="654" w:author="Auditor Interno" w:date="2019-01-02T13:39:00Z">
                          <w:r w:rsidRPr="00ED584A" w:rsidDel="00BC5885">
                            <w:rPr>
                              <w:rFonts w:ascii="Arial" w:hAnsi="Arial" w:cs="Arial"/>
                              <w:b/>
                              <w:bCs/>
                              <w:color w:val="FFFFFF" w:themeColor="background1"/>
                              <w:spacing w:val="20"/>
                              <w:rPrChange w:id="655" w:author="Auditor Interno" w:date="2019-10-10T16:46:00Z">
                                <w:rPr>
                                  <w:rFonts w:ascii="Tahoma" w:hAnsi="Tahoma" w:cs="Tahoma"/>
                                  <w:b/>
                                  <w:bCs/>
                                  <w:color w:val="FFFFFF" w:themeColor="background1"/>
                                  <w:spacing w:val="20"/>
                                  <w:sz w:val="28"/>
                                </w:rPr>
                              </w:rPrChange>
                            </w:rPr>
                            <w:delText>SOLIDARIA</w:delText>
                          </w:r>
                        </w:del>
                        <w:ins w:id="656" w:author="Auditor Interno" w:date="2019-01-02T13:39:00Z">
                          <w:r w:rsidRPr="00ED584A">
                            <w:rPr>
                              <w:rFonts w:ascii="Arial" w:hAnsi="Arial" w:cs="Arial"/>
                              <w:b/>
                              <w:bCs/>
                              <w:color w:val="FFFFFF" w:themeColor="background1"/>
                              <w:spacing w:val="20"/>
                              <w:rPrChange w:id="657" w:author="Auditor Interno" w:date="2019-10-10T16:46:00Z">
                                <w:rPr>
                                  <w:rFonts w:ascii="Tahoma" w:hAnsi="Tahoma" w:cs="Tahoma"/>
                                  <w:b/>
                                  <w:bCs/>
                                  <w:color w:val="FFFFFF" w:themeColor="background1"/>
                                  <w:spacing w:val="20"/>
                                  <w:sz w:val="28"/>
                                </w:rPr>
                              </w:rPrChange>
                            </w:rPr>
                            <w:t>TEPIC</w:t>
                          </w:r>
                        </w:ins>
                        <w:del w:id="658" w:author="Auditor Interno" w:date="2019-01-02T13:39:00Z">
                          <w:r w:rsidRPr="00ED584A" w:rsidDel="00BC5885">
                            <w:rPr>
                              <w:rFonts w:ascii="Arial" w:hAnsi="Arial" w:cs="Arial"/>
                              <w:b/>
                              <w:bCs/>
                              <w:color w:val="FFFFFF" w:themeColor="background1"/>
                              <w:spacing w:val="20"/>
                              <w:lang w:val="es-MX"/>
                              <w:rPrChange w:id="659" w:author="Auditor Interno" w:date="2019-10-10T16:46:00Z">
                                <w:rPr>
                                  <w:rFonts w:ascii="Tahoma" w:hAnsi="Tahoma" w:cs="Tahoma"/>
                                  <w:b/>
                                  <w:bCs/>
                                  <w:color w:val="FFFFFF" w:themeColor="background1"/>
                                  <w:spacing w:val="20"/>
                                  <w:sz w:val="28"/>
                                  <w:lang w:val="es-MX"/>
                                </w:rPr>
                              </w:rPrChange>
                            </w:rPr>
                            <w:delText xml:space="preserve"> TEPIC</w:delText>
                          </w:r>
                        </w:del>
                        <w:r w:rsidRPr="00ED584A">
                          <w:rPr>
                            <w:rFonts w:ascii="Arial" w:hAnsi="Arial" w:cs="Arial"/>
                            <w:b/>
                            <w:bCs/>
                            <w:color w:val="FFFFFF" w:themeColor="background1"/>
                            <w:spacing w:val="20"/>
                            <w:rPrChange w:id="660" w:author="Auditor Interno" w:date="2019-10-10T16:46:00Z">
                              <w:rPr>
                                <w:rFonts w:ascii="Tahoma" w:hAnsi="Tahoma" w:cs="Tahoma"/>
                                <w:b/>
                                <w:bCs/>
                                <w:color w:val="FFFFFF" w:themeColor="background1"/>
                                <w:spacing w:val="20"/>
                                <w:sz w:val="28"/>
                              </w:rPr>
                            </w:rPrChange>
                          </w:rPr>
                          <w:t>, SC DE AP DE RL DE CV</w:t>
                        </w:r>
                        <w:r w:rsidRPr="00ED584A">
                          <w:rPr>
                            <w:rFonts w:ascii="Arial" w:hAnsi="Arial" w:cs="Arial"/>
                            <w:bCs/>
                            <w:color w:val="FFFFFF" w:themeColor="background1"/>
                            <w:spacing w:val="20"/>
                            <w:rPrChange w:id="661" w:author="Auditor Interno" w:date="2019-10-10T16:46:00Z">
                              <w:rPr>
                                <w:rFonts w:ascii="Tahoma" w:hAnsi="Tahoma" w:cs="Tahoma"/>
                                <w:bCs/>
                                <w:color w:val="FFFFFF" w:themeColor="background1"/>
                                <w:spacing w:val="20"/>
                                <w:sz w:val="28"/>
                              </w:rPr>
                            </w:rPrChange>
                          </w:rPr>
                          <w:t xml:space="preserve"> Y NO DEBERÁ SER MOSTRADO, REPRODUCIDO O PUBLICADO FUERA DE LA CAJA </w:t>
                        </w:r>
                        <w:del w:id="662" w:author="Auditor Interno" w:date="2019-01-02T13:39:00Z">
                          <w:r w:rsidRPr="00ED584A" w:rsidDel="00BC5885">
                            <w:rPr>
                              <w:rFonts w:ascii="Arial" w:hAnsi="Arial" w:cs="Arial"/>
                              <w:bCs/>
                              <w:color w:val="FFFFFF" w:themeColor="background1"/>
                              <w:spacing w:val="20"/>
                              <w:rPrChange w:id="663" w:author="Auditor Interno" w:date="2019-10-10T16:46:00Z">
                                <w:rPr>
                                  <w:rFonts w:ascii="Tahoma" w:hAnsi="Tahoma" w:cs="Tahoma"/>
                                  <w:bCs/>
                                  <w:color w:val="FFFFFF" w:themeColor="background1"/>
                                  <w:spacing w:val="20"/>
                                  <w:sz w:val="28"/>
                                </w:rPr>
                              </w:rPrChange>
                            </w:rPr>
                            <w:delText>SOLIDARIA</w:delText>
                          </w:r>
                        </w:del>
                        <w:ins w:id="664" w:author="Auditor Interno" w:date="2019-01-02T13:39:00Z">
                          <w:r w:rsidRPr="00ED584A">
                            <w:rPr>
                              <w:rFonts w:ascii="Arial" w:hAnsi="Arial" w:cs="Arial"/>
                              <w:bCs/>
                              <w:color w:val="FFFFFF" w:themeColor="background1"/>
                              <w:spacing w:val="20"/>
                              <w:rPrChange w:id="665" w:author="Auditor Interno" w:date="2019-10-10T16:46:00Z">
                                <w:rPr>
                                  <w:rFonts w:ascii="Tahoma" w:hAnsi="Tahoma" w:cs="Tahoma"/>
                                  <w:bCs/>
                                  <w:color w:val="FFFFFF" w:themeColor="background1"/>
                                  <w:spacing w:val="20"/>
                                  <w:sz w:val="28"/>
                                </w:rPr>
                              </w:rPrChange>
                            </w:rPr>
                            <w:t>TEPIC</w:t>
                          </w:r>
                        </w:ins>
                        <w:r w:rsidRPr="00ED584A">
                          <w:rPr>
                            <w:rFonts w:ascii="Arial" w:hAnsi="Arial" w:cs="Arial"/>
                            <w:bCs/>
                            <w:color w:val="FFFFFF" w:themeColor="background1"/>
                            <w:spacing w:val="20"/>
                            <w:lang w:val="es-MX"/>
                            <w:rPrChange w:id="666" w:author="Auditor Interno" w:date="2019-10-10T16:46:00Z">
                              <w:rPr>
                                <w:rFonts w:ascii="Tahoma" w:hAnsi="Tahoma" w:cs="Tahoma"/>
                                <w:bCs/>
                                <w:color w:val="FFFFFF" w:themeColor="background1"/>
                                <w:spacing w:val="20"/>
                                <w:sz w:val="28"/>
                                <w:lang w:val="es-MX"/>
                              </w:rPr>
                            </w:rPrChange>
                          </w:rPr>
                          <w:t xml:space="preserve"> </w:t>
                        </w:r>
                        <w:del w:id="667" w:author="Auditor Interno" w:date="2019-10-10T16:19:00Z">
                          <w:r w:rsidRPr="00ED584A" w:rsidDel="006203B0">
                            <w:rPr>
                              <w:rFonts w:ascii="Arial" w:hAnsi="Arial" w:cs="Arial"/>
                              <w:bCs/>
                              <w:color w:val="FFFFFF" w:themeColor="background1"/>
                              <w:spacing w:val="20"/>
                              <w:lang w:val="es-MX"/>
                              <w:rPrChange w:id="668" w:author="Auditor Interno" w:date="2019-10-10T16:46:00Z">
                                <w:rPr>
                                  <w:rFonts w:ascii="Tahoma" w:hAnsi="Tahoma" w:cs="Tahoma"/>
                                  <w:bCs/>
                                  <w:color w:val="FFFFFF" w:themeColor="background1"/>
                                  <w:spacing w:val="20"/>
                                  <w:sz w:val="28"/>
                                  <w:lang w:val="es-MX"/>
                                </w:rPr>
                              </w:rPrChange>
                            </w:rPr>
                            <w:delText>TEPIC</w:delText>
                          </w:r>
                          <w:r w:rsidRPr="00ED584A" w:rsidDel="006203B0">
                            <w:rPr>
                              <w:rFonts w:ascii="Arial" w:hAnsi="Arial" w:cs="Arial"/>
                              <w:bCs/>
                              <w:color w:val="FFFFFF" w:themeColor="background1"/>
                              <w:spacing w:val="20"/>
                              <w:rPrChange w:id="669" w:author="Auditor Interno" w:date="2019-10-10T16:46:00Z">
                                <w:rPr>
                                  <w:rFonts w:ascii="Tahoma" w:hAnsi="Tahoma" w:cs="Tahoma"/>
                                  <w:bCs/>
                                  <w:color w:val="FFFFFF" w:themeColor="background1"/>
                                  <w:spacing w:val="20"/>
                                  <w:sz w:val="28"/>
                                </w:rPr>
                              </w:rPrChange>
                            </w:rPr>
                            <w:delText xml:space="preserve"> </w:delText>
                          </w:r>
                        </w:del>
                        <w:r w:rsidRPr="00ED584A">
                          <w:rPr>
                            <w:rFonts w:ascii="Arial" w:hAnsi="Arial" w:cs="Arial"/>
                            <w:bCs/>
                            <w:color w:val="FFFFFF" w:themeColor="background1"/>
                            <w:spacing w:val="20"/>
                            <w:rPrChange w:id="670" w:author="Auditor Interno" w:date="2019-10-10T16:46:00Z">
                              <w:rPr>
                                <w:rFonts w:ascii="Tahoma" w:hAnsi="Tahoma" w:cs="Tahoma"/>
                                <w:bCs/>
                                <w:color w:val="FFFFFF" w:themeColor="background1"/>
                                <w:spacing w:val="20"/>
                                <w:sz w:val="28"/>
                              </w:rPr>
                            </w:rPrChange>
                          </w:rPr>
                          <w:t>SC DE AP DE RL DE CV, SIN PREVIO PERMISO POR ESCRITO DEL PRESIDENTE DEL CONSEJO DE ADMINISTRACIÓN Y/O GERENTE GENERAL.</w:t>
                        </w:r>
                      </w:p>
                    </w:txbxContent>
                  </v:textbox>
                  <w10:wrap anchorx="margin"/>
                </v:roundrect>
              </w:pict>
            </mc:Fallback>
          </mc:AlternateContent>
        </w:r>
      </w:ins>
    </w:p>
    <w:p w14:paraId="6AD0D830" w14:textId="659CA4EC" w:rsidR="00EE454C" w:rsidRPr="00EE454C" w:rsidDel="0097273C" w:rsidRDefault="00EE454C">
      <w:pPr>
        <w:spacing w:before="60" w:after="60"/>
        <w:rPr>
          <w:del w:id="626" w:author="Auditor Interno" w:date="2019-10-10T15:54:00Z"/>
          <w:rFonts w:ascii="Tahoma" w:eastAsia="Calibri" w:hAnsi="Tahoma" w:cs="Tahoma"/>
          <w:b/>
          <w:sz w:val="22"/>
          <w:szCs w:val="22"/>
          <w:lang w:eastAsia="en-US"/>
        </w:rPr>
      </w:pPr>
    </w:p>
    <w:p w14:paraId="690294F5" w14:textId="77777777" w:rsidR="00EE454C" w:rsidRPr="00EE454C" w:rsidDel="0097273C" w:rsidRDefault="00EE454C">
      <w:pPr>
        <w:spacing w:before="60" w:after="60"/>
        <w:rPr>
          <w:del w:id="627" w:author="Auditor Interno" w:date="2019-10-10T15:54:00Z"/>
          <w:rFonts w:ascii="Tahoma" w:eastAsia="Calibri" w:hAnsi="Tahoma" w:cs="Tahoma"/>
          <w:b/>
          <w:sz w:val="22"/>
          <w:szCs w:val="22"/>
          <w:lang w:eastAsia="en-US"/>
        </w:rPr>
      </w:pPr>
    </w:p>
    <w:p w14:paraId="23196E05" w14:textId="77777777" w:rsidR="00EE454C" w:rsidRPr="00EE454C" w:rsidDel="0097273C" w:rsidRDefault="00EE454C">
      <w:pPr>
        <w:spacing w:before="60" w:after="60"/>
        <w:rPr>
          <w:del w:id="628" w:author="Auditor Interno" w:date="2019-10-10T15:54:00Z"/>
          <w:rFonts w:ascii="Tahoma" w:eastAsia="Calibri" w:hAnsi="Tahoma" w:cs="Tahoma"/>
          <w:b/>
          <w:sz w:val="22"/>
          <w:szCs w:val="22"/>
          <w:lang w:eastAsia="en-US"/>
        </w:rPr>
      </w:pPr>
    </w:p>
    <w:p w14:paraId="219E88B0" w14:textId="77777777" w:rsidR="00EE454C" w:rsidRPr="00EE454C" w:rsidDel="0097273C" w:rsidRDefault="00EE454C">
      <w:pPr>
        <w:spacing w:before="60" w:after="60"/>
        <w:rPr>
          <w:del w:id="629" w:author="Auditor Interno" w:date="2019-10-10T15:54:00Z"/>
          <w:rFonts w:ascii="Tahoma" w:eastAsia="Calibri" w:hAnsi="Tahoma" w:cs="Tahoma"/>
          <w:b/>
          <w:sz w:val="22"/>
          <w:szCs w:val="22"/>
          <w:lang w:eastAsia="en-US"/>
        </w:rPr>
      </w:pPr>
    </w:p>
    <w:p w14:paraId="59EE9DBB" w14:textId="7FF757A8" w:rsidR="00EE454C" w:rsidRPr="00EE454C" w:rsidDel="007400B8" w:rsidRDefault="00EE454C">
      <w:pPr>
        <w:spacing w:before="60" w:after="60"/>
        <w:rPr>
          <w:del w:id="630" w:author="Auditor Interno" w:date="2019-01-02T15:31:00Z"/>
          <w:rFonts w:ascii="Tahoma" w:eastAsia="Calibri" w:hAnsi="Tahoma" w:cs="Tahoma"/>
          <w:b/>
          <w:sz w:val="22"/>
          <w:szCs w:val="22"/>
          <w:lang w:eastAsia="en-US"/>
        </w:rPr>
      </w:pPr>
    </w:p>
    <w:p w14:paraId="3225E7F3" w14:textId="4EEAC8D5" w:rsidR="00EE454C" w:rsidRPr="00EE454C" w:rsidDel="007400B8" w:rsidRDefault="00EE454C">
      <w:pPr>
        <w:spacing w:before="60" w:after="60"/>
        <w:rPr>
          <w:del w:id="631" w:author="Auditor Interno" w:date="2019-01-02T15:31:00Z"/>
          <w:rFonts w:ascii="Tahoma" w:eastAsia="Calibri" w:hAnsi="Tahoma" w:cs="Tahoma"/>
          <w:b/>
          <w:sz w:val="22"/>
          <w:szCs w:val="22"/>
          <w:lang w:eastAsia="en-US"/>
        </w:rPr>
      </w:pPr>
    </w:p>
    <w:p w14:paraId="73402705" w14:textId="20277683" w:rsidR="00EE454C" w:rsidRPr="00EE454C" w:rsidDel="007400B8" w:rsidRDefault="00EE454C">
      <w:pPr>
        <w:spacing w:before="60" w:after="60"/>
        <w:rPr>
          <w:del w:id="632" w:author="Auditor Interno" w:date="2019-01-02T15:31:00Z"/>
          <w:rFonts w:ascii="Tahoma" w:eastAsia="Calibri" w:hAnsi="Tahoma" w:cs="Tahoma"/>
          <w:b/>
          <w:sz w:val="22"/>
          <w:szCs w:val="22"/>
          <w:lang w:eastAsia="en-US"/>
        </w:rPr>
      </w:pPr>
    </w:p>
    <w:p w14:paraId="7F25F189" w14:textId="24FA3EFB" w:rsidR="00EE454C" w:rsidRPr="00EE454C" w:rsidDel="007400B8" w:rsidRDefault="00EE454C">
      <w:pPr>
        <w:spacing w:before="60" w:after="60"/>
        <w:rPr>
          <w:del w:id="633" w:author="Auditor Interno" w:date="2019-01-02T15:31:00Z"/>
          <w:rFonts w:ascii="Tahoma" w:eastAsia="Calibri" w:hAnsi="Tahoma" w:cs="Tahoma"/>
          <w:b/>
          <w:sz w:val="22"/>
          <w:szCs w:val="22"/>
          <w:lang w:eastAsia="en-US"/>
        </w:rPr>
      </w:pPr>
    </w:p>
    <w:p w14:paraId="6DB00562" w14:textId="2F4EF049" w:rsidR="00EE454C" w:rsidRPr="00EE454C" w:rsidDel="007400B8" w:rsidRDefault="00EE454C">
      <w:pPr>
        <w:spacing w:before="60" w:after="60"/>
        <w:rPr>
          <w:del w:id="634" w:author="Auditor Interno" w:date="2019-01-02T15:31:00Z"/>
          <w:rFonts w:ascii="Calibri" w:eastAsia="Calibri" w:hAnsi="Calibri" w:cs="Tahoma"/>
          <w:b/>
          <w:sz w:val="22"/>
          <w:szCs w:val="22"/>
          <w:lang w:eastAsia="en-US"/>
        </w:rPr>
      </w:pPr>
    </w:p>
    <w:p w14:paraId="14CB811B" w14:textId="0264F6D7" w:rsidR="00EE454C" w:rsidRPr="00EE454C" w:rsidDel="007400B8" w:rsidRDefault="00EE454C">
      <w:pPr>
        <w:spacing w:before="60" w:after="60"/>
        <w:rPr>
          <w:del w:id="635" w:author="Auditor Interno" w:date="2019-01-02T15:31:00Z"/>
          <w:rFonts w:ascii="Calibri" w:eastAsia="Calibri" w:hAnsi="Calibri" w:cs="Tahoma"/>
          <w:b/>
          <w:sz w:val="22"/>
          <w:szCs w:val="22"/>
          <w:lang w:eastAsia="en-US"/>
        </w:rPr>
      </w:pPr>
    </w:p>
    <w:p w14:paraId="5E24B010" w14:textId="765E532B" w:rsidR="00EE454C" w:rsidRPr="00EE454C" w:rsidDel="007400B8" w:rsidRDefault="00EE454C">
      <w:pPr>
        <w:spacing w:before="60" w:after="60"/>
        <w:rPr>
          <w:del w:id="636" w:author="Auditor Interno" w:date="2019-01-02T15:31:00Z"/>
          <w:rFonts w:ascii="Calibri" w:eastAsia="Calibri" w:hAnsi="Calibri" w:cs="Tahoma"/>
          <w:b/>
          <w:sz w:val="22"/>
          <w:szCs w:val="22"/>
          <w:lang w:eastAsia="en-US"/>
        </w:rPr>
      </w:pPr>
    </w:p>
    <w:p w14:paraId="40834C0D" w14:textId="1BA99A40" w:rsidR="00EE454C" w:rsidRPr="00EE454C" w:rsidDel="007400B8" w:rsidRDefault="00EE454C">
      <w:pPr>
        <w:spacing w:before="60" w:after="60"/>
        <w:rPr>
          <w:del w:id="637" w:author="Auditor Interno" w:date="2019-01-02T15:31:00Z"/>
          <w:rFonts w:ascii="Calibri" w:eastAsia="Calibri" w:hAnsi="Calibri" w:cs="Tahoma"/>
          <w:b/>
          <w:sz w:val="22"/>
          <w:szCs w:val="22"/>
          <w:lang w:eastAsia="en-US"/>
        </w:rPr>
      </w:pPr>
    </w:p>
    <w:p w14:paraId="08095A54" w14:textId="548F5CF2" w:rsidR="00EE454C" w:rsidRPr="00EE454C" w:rsidDel="007400B8" w:rsidRDefault="00EE454C">
      <w:pPr>
        <w:spacing w:before="60" w:after="60"/>
        <w:rPr>
          <w:del w:id="638" w:author="Auditor Interno" w:date="2019-01-02T15:31:00Z"/>
          <w:rFonts w:ascii="Calibri" w:eastAsia="Calibri" w:hAnsi="Calibri" w:cs="Tahoma"/>
          <w:b/>
          <w:sz w:val="22"/>
          <w:szCs w:val="22"/>
          <w:lang w:eastAsia="en-US"/>
        </w:rPr>
      </w:pPr>
    </w:p>
    <w:p w14:paraId="69DB068E" w14:textId="504EDCFD" w:rsidR="00EE454C" w:rsidDel="00FE7901" w:rsidRDefault="00EE454C">
      <w:pPr>
        <w:spacing w:before="60" w:after="60"/>
        <w:rPr>
          <w:del w:id="639" w:author="Auditor Interno" w:date="2019-01-02T13:33:00Z"/>
          <w:rFonts w:ascii="Tahoma" w:eastAsia="Calibri" w:hAnsi="Tahoma" w:cs="Tahoma"/>
          <w:b/>
          <w:sz w:val="22"/>
          <w:szCs w:val="22"/>
          <w:lang w:eastAsia="en-US"/>
        </w:rPr>
      </w:pPr>
    </w:p>
    <w:p w14:paraId="7C80B54A" w14:textId="4D32F6BB" w:rsidR="00A8245B" w:rsidRPr="00EE454C" w:rsidDel="00F16C87" w:rsidRDefault="00A8245B">
      <w:pPr>
        <w:spacing w:before="60" w:after="60"/>
        <w:rPr>
          <w:del w:id="640" w:author="Auditor Interno" w:date="2019-10-11T13:21:00Z"/>
          <w:rFonts w:ascii="Tahoma" w:eastAsia="Calibri" w:hAnsi="Tahoma" w:cs="Tahoma"/>
          <w:b/>
          <w:sz w:val="22"/>
          <w:szCs w:val="22"/>
          <w:lang w:eastAsia="en-US"/>
        </w:rPr>
      </w:pPr>
    </w:p>
    <w:p w14:paraId="3B575877" w14:textId="77777777" w:rsidR="00834D28" w:rsidRDefault="00834D28">
      <w:pPr>
        <w:autoSpaceDE w:val="0"/>
        <w:autoSpaceDN w:val="0"/>
        <w:adjustRightInd w:val="0"/>
        <w:rPr>
          <w:ins w:id="641" w:author="Auditor Interno" w:date="2019-10-10T16:18:00Z"/>
          <w:rFonts w:ascii="Tahoma" w:hAnsi="Tahoma" w:cs="Tahoma"/>
          <w:b/>
          <w:bCs/>
          <w:sz w:val="28"/>
          <w:szCs w:val="28"/>
        </w:rPr>
        <w:pPrChange w:id="642" w:author="Auditor Interno" w:date="2019-10-11T13:21:00Z">
          <w:pPr>
            <w:autoSpaceDE w:val="0"/>
            <w:autoSpaceDN w:val="0"/>
            <w:adjustRightInd w:val="0"/>
            <w:jc w:val="center"/>
          </w:pPr>
        </w:pPrChange>
      </w:pPr>
    </w:p>
    <w:p w14:paraId="3CB006C0" w14:textId="10D798F4" w:rsidR="00834D28" w:rsidRDefault="00834D28" w:rsidP="0008558B">
      <w:pPr>
        <w:autoSpaceDE w:val="0"/>
        <w:autoSpaceDN w:val="0"/>
        <w:adjustRightInd w:val="0"/>
        <w:jc w:val="center"/>
        <w:rPr>
          <w:ins w:id="643" w:author="Auditor Interno" w:date="2019-10-10T16:18:00Z"/>
          <w:rFonts w:ascii="Tahoma" w:hAnsi="Tahoma" w:cs="Tahoma"/>
          <w:b/>
          <w:bCs/>
          <w:sz w:val="28"/>
          <w:szCs w:val="28"/>
        </w:rPr>
      </w:pPr>
    </w:p>
    <w:p w14:paraId="38D88A0D" w14:textId="77777777" w:rsidR="00834D28" w:rsidRDefault="00834D28" w:rsidP="0008558B">
      <w:pPr>
        <w:autoSpaceDE w:val="0"/>
        <w:autoSpaceDN w:val="0"/>
        <w:adjustRightInd w:val="0"/>
        <w:jc w:val="center"/>
        <w:rPr>
          <w:ins w:id="644" w:author="Auditor Interno" w:date="2019-10-10T16:18:00Z"/>
          <w:rFonts w:ascii="Tahoma" w:hAnsi="Tahoma" w:cs="Tahoma"/>
          <w:b/>
          <w:bCs/>
          <w:sz w:val="28"/>
          <w:szCs w:val="28"/>
        </w:rPr>
      </w:pPr>
    </w:p>
    <w:p w14:paraId="13E547B3" w14:textId="77777777" w:rsidR="00834D28" w:rsidRDefault="00834D28" w:rsidP="0008558B">
      <w:pPr>
        <w:autoSpaceDE w:val="0"/>
        <w:autoSpaceDN w:val="0"/>
        <w:adjustRightInd w:val="0"/>
        <w:jc w:val="center"/>
        <w:rPr>
          <w:ins w:id="645" w:author="Auditor Interno" w:date="2019-10-10T16:18:00Z"/>
          <w:rFonts w:ascii="Tahoma" w:hAnsi="Tahoma" w:cs="Tahoma"/>
          <w:b/>
          <w:bCs/>
          <w:sz w:val="28"/>
          <w:szCs w:val="28"/>
        </w:rPr>
      </w:pPr>
    </w:p>
    <w:p w14:paraId="35847FE1" w14:textId="77777777" w:rsidR="00834D28" w:rsidRDefault="00834D28" w:rsidP="0008558B">
      <w:pPr>
        <w:autoSpaceDE w:val="0"/>
        <w:autoSpaceDN w:val="0"/>
        <w:adjustRightInd w:val="0"/>
        <w:jc w:val="center"/>
        <w:rPr>
          <w:ins w:id="646" w:author="Auditor Interno" w:date="2019-10-10T16:18:00Z"/>
          <w:rFonts w:ascii="Tahoma" w:hAnsi="Tahoma" w:cs="Tahoma"/>
          <w:b/>
          <w:bCs/>
          <w:sz w:val="28"/>
          <w:szCs w:val="28"/>
        </w:rPr>
      </w:pPr>
    </w:p>
    <w:p w14:paraId="55DEC230" w14:textId="0851AAFB" w:rsidR="00834D28" w:rsidDel="00EA45C4" w:rsidRDefault="00834D28">
      <w:pPr>
        <w:autoSpaceDE w:val="0"/>
        <w:autoSpaceDN w:val="0"/>
        <w:adjustRightInd w:val="0"/>
        <w:rPr>
          <w:ins w:id="647" w:author="Auditor Interno" w:date="2019-10-11T13:21:00Z"/>
          <w:del w:id="648" w:author="GHIA" w:date="2023-09-21T13:32:00Z"/>
          <w:rFonts w:ascii="Tahoma" w:hAnsi="Tahoma" w:cs="Tahoma"/>
          <w:b/>
          <w:bCs/>
          <w:sz w:val="28"/>
          <w:szCs w:val="28"/>
        </w:rPr>
      </w:pPr>
    </w:p>
    <w:p w14:paraId="40190B8B" w14:textId="173E9DB2" w:rsidR="00F16C87" w:rsidDel="00EA45C4" w:rsidRDefault="00F16C87">
      <w:pPr>
        <w:autoSpaceDE w:val="0"/>
        <w:autoSpaceDN w:val="0"/>
        <w:adjustRightInd w:val="0"/>
        <w:rPr>
          <w:ins w:id="649" w:author="Auditor Interno" w:date="2019-10-11T13:21:00Z"/>
          <w:del w:id="650" w:author="GHIA" w:date="2023-09-21T13:32:00Z"/>
          <w:rFonts w:ascii="Tahoma" w:hAnsi="Tahoma" w:cs="Tahoma"/>
          <w:b/>
          <w:bCs/>
          <w:sz w:val="28"/>
          <w:szCs w:val="28"/>
        </w:rPr>
      </w:pPr>
    </w:p>
    <w:p w14:paraId="58346338" w14:textId="5576A96F" w:rsidR="00F16C87" w:rsidDel="00EA45C4" w:rsidRDefault="00F16C87">
      <w:pPr>
        <w:autoSpaceDE w:val="0"/>
        <w:autoSpaceDN w:val="0"/>
        <w:adjustRightInd w:val="0"/>
        <w:rPr>
          <w:ins w:id="651" w:author="Auditor Interno" w:date="2019-10-11T13:21:00Z"/>
          <w:del w:id="652" w:author="GHIA" w:date="2023-09-21T13:32:00Z"/>
          <w:rFonts w:ascii="Tahoma" w:hAnsi="Tahoma" w:cs="Tahoma"/>
          <w:b/>
          <w:bCs/>
          <w:sz w:val="28"/>
          <w:szCs w:val="28"/>
        </w:rPr>
      </w:pPr>
    </w:p>
    <w:p w14:paraId="444EEAAE" w14:textId="7C1A3B2B" w:rsidR="00F16C87" w:rsidDel="00EA45C4" w:rsidRDefault="00F16C87">
      <w:pPr>
        <w:autoSpaceDE w:val="0"/>
        <w:autoSpaceDN w:val="0"/>
        <w:adjustRightInd w:val="0"/>
        <w:rPr>
          <w:ins w:id="653" w:author="Auditor Interno" w:date="2019-10-11T13:21:00Z"/>
          <w:del w:id="654" w:author="GHIA" w:date="2023-09-21T13:32:00Z"/>
          <w:rFonts w:ascii="Tahoma" w:hAnsi="Tahoma" w:cs="Tahoma"/>
          <w:b/>
          <w:bCs/>
          <w:sz w:val="28"/>
          <w:szCs w:val="28"/>
        </w:rPr>
      </w:pPr>
    </w:p>
    <w:p w14:paraId="155CDFDA" w14:textId="77777777" w:rsidR="00F16C87" w:rsidDel="00EA45C4" w:rsidRDefault="00F16C87">
      <w:pPr>
        <w:autoSpaceDE w:val="0"/>
        <w:autoSpaceDN w:val="0"/>
        <w:adjustRightInd w:val="0"/>
        <w:rPr>
          <w:ins w:id="655" w:author="Asus_Generico" w:date="2022-04-13T08:35:00Z"/>
          <w:del w:id="656" w:author="GHIA" w:date="2023-09-21T13:32:00Z"/>
          <w:rFonts w:ascii="Tahoma" w:hAnsi="Tahoma" w:cs="Tahoma"/>
          <w:b/>
          <w:bCs/>
          <w:sz w:val="28"/>
          <w:szCs w:val="28"/>
        </w:rPr>
        <w:pPrChange w:id="657" w:author="Auditor Interno" w:date="2019-10-10T16:46:00Z">
          <w:pPr>
            <w:autoSpaceDE w:val="0"/>
            <w:autoSpaceDN w:val="0"/>
            <w:adjustRightInd w:val="0"/>
            <w:jc w:val="center"/>
          </w:pPr>
        </w:pPrChange>
      </w:pPr>
    </w:p>
    <w:p w14:paraId="5298B06F" w14:textId="77777777" w:rsidR="001A65F3" w:rsidDel="00EA45C4" w:rsidRDefault="001A65F3">
      <w:pPr>
        <w:autoSpaceDE w:val="0"/>
        <w:autoSpaceDN w:val="0"/>
        <w:adjustRightInd w:val="0"/>
        <w:rPr>
          <w:ins w:id="658" w:author="Yadi M." w:date="2023-01-19T10:36:00Z"/>
          <w:del w:id="659" w:author="GHIA" w:date="2023-09-21T13:32:00Z"/>
          <w:rFonts w:ascii="Tahoma" w:hAnsi="Tahoma" w:cs="Tahoma"/>
          <w:b/>
          <w:bCs/>
          <w:sz w:val="26"/>
          <w:szCs w:val="26"/>
        </w:rPr>
        <w:pPrChange w:id="660" w:author="Auditor Interno" w:date="2019-10-10T16:46:00Z">
          <w:pPr>
            <w:autoSpaceDE w:val="0"/>
            <w:autoSpaceDN w:val="0"/>
            <w:adjustRightInd w:val="0"/>
            <w:jc w:val="center"/>
          </w:pPr>
        </w:pPrChange>
      </w:pPr>
    </w:p>
    <w:p w14:paraId="39C1DFC0" w14:textId="77777777" w:rsidR="002F66C1" w:rsidDel="00EA45C4" w:rsidRDefault="002F66C1">
      <w:pPr>
        <w:autoSpaceDE w:val="0"/>
        <w:autoSpaceDN w:val="0"/>
        <w:adjustRightInd w:val="0"/>
        <w:rPr>
          <w:ins w:id="661" w:author="Yadi M." w:date="2023-01-19T10:36:00Z"/>
          <w:del w:id="662" w:author="GHIA" w:date="2023-09-21T13:32:00Z"/>
          <w:rFonts w:ascii="Tahoma" w:hAnsi="Tahoma" w:cs="Tahoma"/>
          <w:b/>
          <w:bCs/>
          <w:sz w:val="26"/>
          <w:szCs w:val="26"/>
        </w:rPr>
        <w:pPrChange w:id="663" w:author="Auditor Interno" w:date="2019-10-10T16:46:00Z">
          <w:pPr>
            <w:autoSpaceDE w:val="0"/>
            <w:autoSpaceDN w:val="0"/>
            <w:adjustRightInd w:val="0"/>
            <w:jc w:val="center"/>
          </w:pPr>
        </w:pPrChange>
      </w:pPr>
    </w:p>
    <w:p w14:paraId="5DB1A822" w14:textId="77777777" w:rsidR="002F66C1" w:rsidRDefault="002F66C1">
      <w:pPr>
        <w:autoSpaceDE w:val="0"/>
        <w:autoSpaceDN w:val="0"/>
        <w:adjustRightInd w:val="0"/>
        <w:rPr>
          <w:ins w:id="664" w:author="Asus_Generico" w:date="2022-04-13T14:12:00Z"/>
          <w:rFonts w:ascii="Tahoma" w:hAnsi="Tahoma" w:cs="Tahoma"/>
          <w:b/>
          <w:bCs/>
          <w:sz w:val="26"/>
          <w:szCs w:val="26"/>
        </w:rPr>
        <w:pPrChange w:id="665" w:author="Auditor Interno" w:date="2019-10-10T16:46:00Z">
          <w:pPr>
            <w:autoSpaceDE w:val="0"/>
            <w:autoSpaceDN w:val="0"/>
            <w:adjustRightInd w:val="0"/>
            <w:jc w:val="center"/>
          </w:pPr>
        </w:pPrChange>
      </w:pPr>
    </w:p>
    <w:p w14:paraId="6B47425F" w14:textId="50B0B6B1" w:rsidR="00F85157" w:rsidRPr="00F85157" w:rsidRDefault="00F85157">
      <w:pPr>
        <w:pStyle w:val="Ttulo1"/>
        <w:numPr>
          <w:ilvl w:val="0"/>
          <w:numId w:val="33"/>
        </w:numPr>
        <w:ind w:left="284"/>
        <w:rPr>
          <w:ins w:id="666" w:author="Asus_Generico" w:date="2022-04-13T14:12:00Z"/>
          <w:rFonts w:ascii="Arial" w:hAnsi="Arial" w:cs="Arial"/>
          <w:b/>
          <w:rPrChange w:id="667" w:author="Asus_Generico" w:date="2022-04-13T14:14:00Z">
            <w:rPr>
              <w:ins w:id="668" w:author="Asus_Generico" w:date="2022-04-13T14:12:00Z"/>
            </w:rPr>
          </w:rPrChange>
        </w:rPr>
        <w:pPrChange w:id="669" w:author="Asus_Generico" w:date="2022-04-13T14:13:00Z">
          <w:pPr>
            <w:autoSpaceDE w:val="0"/>
            <w:autoSpaceDN w:val="0"/>
            <w:adjustRightInd w:val="0"/>
            <w:jc w:val="center"/>
          </w:pPr>
        </w:pPrChange>
      </w:pPr>
      <w:ins w:id="670" w:author="Asus_Generico" w:date="2022-04-13T14:12:00Z">
        <w:r w:rsidRPr="00F85157">
          <w:rPr>
            <w:rFonts w:ascii="Arial" w:hAnsi="Arial" w:cs="Arial"/>
            <w:b/>
            <w:color w:val="auto"/>
            <w:sz w:val="24"/>
            <w:rPrChange w:id="671" w:author="Asus_Generico" w:date="2022-04-13T14:14:00Z">
              <w:rPr/>
            </w:rPrChange>
          </w:rPr>
          <w:lastRenderedPageBreak/>
          <w:t>POLÍTICAS DE GASTOS.</w:t>
        </w:r>
      </w:ins>
    </w:p>
    <w:p w14:paraId="4CD6E620" w14:textId="77777777" w:rsidR="00F85157" w:rsidRPr="001A65F3" w:rsidRDefault="00F85157">
      <w:pPr>
        <w:autoSpaceDE w:val="0"/>
        <w:autoSpaceDN w:val="0"/>
        <w:adjustRightInd w:val="0"/>
        <w:rPr>
          <w:ins w:id="672" w:author="Auditor Interno" w:date="2019-10-10T16:18:00Z"/>
          <w:rFonts w:ascii="Tahoma" w:hAnsi="Tahoma" w:cs="Tahoma"/>
          <w:b/>
          <w:bCs/>
          <w:sz w:val="26"/>
          <w:szCs w:val="26"/>
          <w:rPrChange w:id="673" w:author="Asus_Generico" w:date="2022-04-13T08:39:00Z">
            <w:rPr>
              <w:ins w:id="674" w:author="Auditor Interno" w:date="2019-10-10T16:18:00Z"/>
              <w:rFonts w:ascii="Tahoma" w:hAnsi="Tahoma" w:cs="Tahoma"/>
              <w:b/>
              <w:bCs/>
              <w:sz w:val="28"/>
              <w:szCs w:val="28"/>
            </w:rPr>
          </w:rPrChange>
        </w:rPr>
        <w:pPrChange w:id="675" w:author="Auditor Interno" w:date="2019-10-10T16:46:00Z">
          <w:pPr>
            <w:autoSpaceDE w:val="0"/>
            <w:autoSpaceDN w:val="0"/>
            <w:adjustRightInd w:val="0"/>
            <w:jc w:val="center"/>
          </w:pPr>
        </w:pPrChange>
      </w:pPr>
    </w:p>
    <w:p w14:paraId="12975EB7" w14:textId="0047DD15" w:rsidR="00115FC4" w:rsidRPr="000E6F46" w:rsidDel="00F85157" w:rsidRDefault="000D1276">
      <w:pPr>
        <w:pStyle w:val="Ttulo1"/>
        <w:rPr>
          <w:del w:id="676" w:author="Asus_Generico" w:date="2022-04-13T14:12:00Z"/>
          <w:rFonts w:ascii="Arial" w:hAnsi="Arial" w:cs="Arial"/>
          <w:b/>
          <w:sz w:val="24"/>
          <w:rPrChange w:id="677" w:author="Asus_Generico" w:date="2022-04-13T14:10:00Z">
            <w:rPr>
              <w:del w:id="678" w:author="Asus_Generico" w:date="2022-04-13T14:12:00Z"/>
              <w:rFonts w:ascii="Tahoma" w:hAnsi="Tahoma" w:cs="Tahoma"/>
              <w:b/>
              <w:bCs/>
              <w:sz w:val="28"/>
              <w:szCs w:val="28"/>
            </w:rPr>
          </w:rPrChange>
        </w:rPr>
        <w:pPrChange w:id="679" w:author="Asus_Generico" w:date="2022-04-13T14:10:00Z">
          <w:pPr>
            <w:autoSpaceDE w:val="0"/>
            <w:autoSpaceDN w:val="0"/>
            <w:adjustRightInd w:val="0"/>
            <w:jc w:val="center"/>
          </w:pPr>
        </w:pPrChange>
      </w:pPr>
      <w:bookmarkStart w:id="680" w:name="_Toc21692620"/>
      <w:ins w:id="681" w:author="Auditor Interno" w:date="2019-10-10T16:41:00Z">
        <w:del w:id="682" w:author="Asus_Generico" w:date="2022-04-13T14:12:00Z">
          <w:r w:rsidRPr="00BA4F88" w:rsidDel="00F85157">
            <w:rPr>
              <w:rFonts w:ascii="Arial" w:hAnsi="Arial" w:cs="Arial"/>
              <w:b/>
            </w:rPr>
            <w:delText xml:space="preserve">1. </w:delText>
          </w:r>
        </w:del>
      </w:ins>
      <w:del w:id="683" w:author="Asus_Generico" w:date="2022-04-13T14:12:00Z">
        <w:r w:rsidR="00F92852" w:rsidRPr="000E6F46" w:rsidDel="00F85157">
          <w:rPr>
            <w:rFonts w:ascii="Arial" w:hAnsi="Arial" w:cs="Arial"/>
            <w:b/>
            <w:sz w:val="24"/>
            <w:rPrChange w:id="684" w:author="Asus_Generico" w:date="2022-04-13T14:10:00Z">
              <w:rPr>
                <w:rFonts w:ascii="Tahoma" w:hAnsi="Tahoma" w:cs="Tahoma"/>
                <w:b/>
                <w:bCs/>
                <w:sz w:val="28"/>
                <w:szCs w:val="28"/>
              </w:rPr>
            </w:rPrChange>
          </w:rPr>
          <w:delText>POLITICAS</w:delText>
        </w:r>
      </w:del>
      <w:ins w:id="685" w:author="Auditor Interno" w:date="2019-09-26T11:56:00Z">
        <w:del w:id="686" w:author="Asus_Generico" w:date="2022-04-13T14:11:00Z">
          <w:r w:rsidR="00402ABE" w:rsidRPr="000E6F46" w:rsidDel="00F85157">
            <w:rPr>
              <w:rFonts w:ascii="Arial" w:hAnsi="Arial" w:cs="Arial"/>
              <w:b/>
              <w:sz w:val="24"/>
              <w:rPrChange w:id="687" w:author="Asus_Generico" w:date="2022-04-13T14:10:00Z">
                <w:rPr>
                  <w:rFonts w:ascii="Tahoma" w:hAnsi="Tahoma" w:cs="Tahoma"/>
                  <w:b/>
                  <w:bCs/>
                  <w:sz w:val="28"/>
                  <w:szCs w:val="28"/>
                </w:rPr>
              </w:rPrChange>
            </w:rPr>
            <w:delText>POLÍTICAS</w:delText>
          </w:r>
        </w:del>
      </w:ins>
      <w:del w:id="688" w:author="Asus_Generico" w:date="2022-04-13T14:11:00Z">
        <w:r w:rsidR="00F92852" w:rsidRPr="000E6F46" w:rsidDel="00F85157">
          <w:rPr>
            <w:rFonts w:ascii="Arial" w:hAnsi="Arial" w:cs="Arial"/>
            <w:b/>
            <w:sz w:val="24"/>
            <w:rPrChange w:id="689" w:author="Asus_Generico" w:date="2022-04-13T14:10:00Z">
              <w:rPr>
                <w:rFonts w:ascii="Tahoma" w:hAnsi="Tahoma" w:cs="Tahoma"/>
                <w:b/>
                <w:bCs/>
                <w:sz w:val="28"/>
                <w:szCs w:val="28"/>
              </w:rPr>
            </w:rPrChange>
          </w:rPr>
          <w:delText xml:space="preserve"> DE GASTOS</w:delText>
        </w:r>
      </w:del>
      <w:bookmarkEnd w:id="680"/>
      <w:del w:id="690" w:author="Asus_Generico" w:date="2022-04-13T14:12:00Z">
        <w:r w:rsidR="0008558B" w:rsidRPr="000E6F46" w:rsidDel="00F85157">
          <w:rPr>
            <w:rFonts w:ascii="Arial" w:hAnsi="Arial" w:cs="Arial"/>
            <w:b/>
            <w:sz w:val="24"/>
            <w:rPrChange w:id="691" w:author="Asus_Generico" w:date="2022-04-13T14:10:00Z">
              <w:rPr>
                <w:rFonts w:ascii="Tahoma" w:hAnsi="Tahoma" w:cs="Tahoma"/>
                <w:b/>
                <w:bCs/>
                <w:sz w:val="28"/>
                <w:szCs w:val="28"/>
              </w:rPr>
            </w:rPrChange>
          </w:rPr>
          <w:delText>.</w:delText>
        </w:r>
      </w:del>
    </w:p>
    <w:p w14:paraId="54193FE3" w14:textId="5FF92852" w:rsidR="00115FC4" w:rsidRPr="000E6F46" w:rsidDel="00F85157" w:rsidRDefault="00115FC4">
      <w:pPr>
        <w:pStyle w:val="Ttulo1"/>
        <w:rPr>
          <w:del w:id="692" w:author="Asus_Generico" w:date="2022-04-13T14:12:00Z"/>
          <w:rFonts w:ascii="Arial" w:hAnsi="Arial" w:cs="Arial"/>
          <w:b/>
          <w:sz w:val="24"/>
          <w:rPrChange w:id="693" w:author="Asus_Generico" w:date="2022-04-13T14:10:00Z">
            <w:rPr>
              <w:del w:id="694" w:author="Asus_Generico" w:date="2022-04-13T14:12:00Z"/>
              <w:rFonts w:ascii="Tahoma" w:hAnsi="Tahoma" w:cs="Tahoma"/>
              <w:b/>
              <w:bCs/>
              <w:sz w:val="28"/>
              <w:szCs w:val="28"/>
            </w:rPr>
          </w:rPrChange>
        </w:rPr>
        <w:pPrChange w:id="695" w:author="Asus_Generico" w:date="2022-04-13T14:10:00Z">
          <w:pPr>
            <w:autoSpaceDE w:val="0"/>
            <w:autoSpaceDN w:val="0"/>
            <w:adjustRightInd w:val="0"/>
          </w:pPr>
        </w:pPrChange>
      </w:pPr>
    </w:p>
    <w:p w14:paraId="09AE5644" w14:textId="748CCCBF" w:rsidR="00834D28" w:rsidRPr="00EE2DA6" w:rsidDel="00F85157" w:rsidRDefault="00834D28">
      <w:pPr>
        <w:pStyle w:val="Ttulo1"/>
        <w:rPr>
          <w:ins w:id="696" w:author="Auditor Interno" w:date="2019-10-10T16:20:00Z"/>
          <w:del w:id="697" w:author="Asus_Generico" w:date="2022-04-13T14:12:00Z"/>
          <w:rPrChange w:id="698" w:author="Auditor Interno" w:date="2019-10-10T16:39:00Z">
            <w:rPr>
              <w:ins w:id="699" w:author="Auditor Interno" w:date="2019-10-10T16:20:00Z"/>
              <w:del w:id="700" w:author="Asus_Generico" w:date="2022-04-13T14:12:00Z"/>
              <w:rFonts w:ascii="Tahoma" w:hAnsi="Tahoma" w:cs="Tahoma"/>
              <w:bCs/>
              <w:sz w:val="23"/>
              <w:szCs w:val="23"/>
            </w:rPr>
          </w:rPrChange>
        </w:rPr>
        <w:pPrChange w:id="701" w:author="Asus_Generico" w:date="2022-04-13T14:10:00Z">
          <w:pPr>
            <w:autoSpaceDE w:val="0"/>
            <w:autoSpaceDN w:val="0"/>
            <w:adjustRightInd w:val="0"/>
            <w:jc w:val="both"/>
          </w:pPr>
        </w:pPrChange>
      </w:pPr>
    </w:p>
    <w:p w14:paraId="62944E0B" w14:textId="5897A662" w:rsidR="006203B0" w:rsidRPr="006203B0" w:rsidDel="00F85157" w:rsidRDefault="006203B0" w:rsidP="00F552C6">
      <w:pPr>
        <w:autoSpaceDE w:val="0"/>
        <w:autoSpaceDN w:val="0"/>
        <w:adjustRightInd w:val="0"/>
        <w:jc w:val="both"/>
        <w:rPr>
          <w:ins w:id="702" w:author="Auditor Interno" w:date="2019-10-10T16:18:00Z"/>
          <w:del w:id="703" w:author="Asus_Generico" w:date="2022-04-13T14:12:00Z"/>
          <w:rFonts w:ascii="Arial" w:hAnsi="Arial" w:cs="Arial"/>
          <w:bCs/>
          <w:sz w:val="22"/>
          <w:szCs w:val="22"/>
          <w:rPrChange w:id="704" w:author="Auditor Interno" w:date="2019-10-10T16:21:00Z">
            <w:rPr>
              <w:ins w:id="705" w:author="Auditor Interno" w:date="2019-10-10T16:18:00Z"/>
              <w:del w:id="706" w:author="Asus_Generico" w:date="2022-04-13T14:12:00Z"/>
              <w:rFonts w:ascii="Tahoma" w:hAnsi="Tahoma" w:cs="Tahoma"/>
              <w:bCs/>
              <w:sz w:val="23"/>
              <w:szCs w:val="23"/>
            </w:rPr>
          </w:rPrChange>
        </w:rPr>
      </w:pPr>
    </w:p>
    <w:p w14:paraId="67B4C426" w14:textId="1C65D523" w:rsidR="00C14300" w:rsidDel="001A65F3" w:rsidRDefault="00C14300">
      <w:pPr>
        <w:autoSpaceDE w:val="0"/>
        <w:autoSpaceDN w:val="0"/>
        <w:adjustRightInd w:val="0"/>
        <w:jc w:val="both"/>
        <w:rPr>
          <w:del w:id="707" w:author="Asus_Generico" w:date="2022-04-13T08:36:00Z"/>
          <w:rFonts w:ascii="Arial" w:hAnsi="Arial" w:cs="Arial"/>
          <w:bCs/>
          <w:sz w:val="22"/>
          <w:szCs w:val="22"/>
        </w:rPr>
        <w:pPrChange w:id="708" w:author="Asus_Generico" w:date="2022-04-13T08:36:00Z">
          <w:pPr>
            <w:numPr>
              <w:numId w:val="20"/>
            </w:numPr>
            <w:autoSpaceDE w:val="0"/>
            <w:autoSpaceDN w:val="0"/>
            <w:adjustRightInd w:val="0"/>
            <w:ind w:left="720" w:hanging="360"/>
          </w:pPr>
        </w:pPrChange>
      </w:pPr>
      <w:r w:rsidRPr="006203B0">
        <w:rPr>
          <w:rFonts w:ascii="Arial" w:hAnsi="Arial" w:cs="Arial"/>
          <w:bCs/>
          <w:sz w:val="22"/>
          <w:szCs w:val="22"/>
          <w:rPrChange w:id="709" w:author="Auditor Interno" w:date="2019-10-10T16:21:00Z">
            <w:rPr>
              <w:rFonts w:ascii="Tahoma" w:hAnsi="Tahoma" w:cs="Tahoma"/>
              <w:bCs/>
            </w:rPr>
          </w:rPrChange>
        </w:rPr>
        <w:t xml:space="preserve">El </w:t>
      </w:r>
      <w:r w:rsidR="00573D17" w:rsidRPr="006203B0">
        <w:rPr>
          <w:rFonts w:ascii="Arial" w:hAnsi="Arial" w:cs="Arial"/>
          <w:bCs/>
          <w:sz w:val="22"/>
          <w:szCs w:val="22"/>
          <w:rPrChange w:id="710" w:author="Auditor Interno" w:date="2019-10-10T16:21:00Z">
            <w:rPr>
              <w:rFonts w:ascii="Tahoma" w:hAnsi="Tahoma" w:cs="Tahoma"/>
              <w:bCs/>
            </w:rPr>
          </w:rPrChange>
        </w:rPr>
        <w:t xml:space="preserve">Consejo de Administración de </w:t>
      </w:r>
      <w:r w:rsidRPr="006203B0">
        <w:rPr>
          <w:rFonts w:ascii="Arial" w:hAnsi="Arial" w:cs="Arial"/>
          <w:bCs/>
          <w:sz w:val="22"/>
          <w:szCs w:val="22"/>
          <w:rPrChange w:id="711" w:author="Auditor Interno" w:date="2019-10-10T16:21:00Z">
            <w:rPr>
              <w:rFonts w:ascii="Tahoma" w:hAnsi="Tahoma" w:cs="Tahoma"/>
              <w:bCs/>
            </w:rPr>
          </w:rPrChange>
        </w:rPr>
        <w:t xml:space="preserve">Caja </w:t>
      </w:r>
      <w:del w:id="712" w:author="Auditor Interno" w:date="2019-01-02T13:33:00Z">
        <w:r w:rsidRPr="006203B0" w:rsidDel="00923E7A">
          <w:rPr>
            <w:rFonts w:ascii="Arial" w:hAnsi="Arial" w:cs="Arial"/>
            <w:bCs/>
            <w:sz w:val="22"/>
            <w:szCs w:val="22"/>
            <w:rPrChange w:id="713" w:author="Auditor Interno" w:date="2019-10-10T16:21:00Z">
              <w:rPr>
                <w:rFonts w:ascii="Tahoma" w:hAnsi="Tahoma" w:cs="Tahoma"/>
                <w:bCs/>
              </w:rPr>
            </w:rPrChange>
          </w:rPr>
          <w:delText>Solidaria</w:delText>
        </w:r>
      </w:del>
      <w:ins w:id="714" w:author="Auditor Interno" w:date="2019-01-02T13:33:00Z">
        <w:r w:rsidR="00923E7A" w:rsidRPr="006203B0">
          <w:rPr>
            <w:rFonts w:ascii="Arial" w:hAnsi="Arial" w:cs="Arial"/>
            <w:bCs/>
            <w:sz w:val="22"/>
            <w:szCs w:val="22"/>
            <w:rPrChange w:id="715" w:author="Auditor Interno" w:date="2019-10-10T16:21:00Z">
              <w:rPr>
                <w:rFonts w:ascii="Tahoma" w:hAnsi="Tahoma" w:cs="Tahoma"/>
                <w:bCs/>
              </w:rPr>
            </w:rPrChange>
          </w:rPr>
          <w:t>Tepic</w:t>
        </w:r>
      </w:ins>
      <w:r w:rsidRPr="006203B0">
        <w:rPr>
          <w:rFonts w:ascii="Arial" w:hAnsi="Arial" w:cs="Arial"/>
          <w:bCs/>
          <w:sz w:val="22"/>
          <w:szCs w:val="22"/>
          <w:rPrChange w:id="716" w:author="Auditor Interno" w:date="2019-10-10T16:21:00Z">
            <w:rPr>
              <w:rFonts w:ascii="Tahoma" w:hAnsi="Tahoma" w:cs="Tahoma"/>
              <w:bCs/>
            </w:rPr>
          </w:rPrChange>
        </w:rPr>
        <w:t xml:space="preserve">, en ejercicio de sus derechos y obligación de dictar los parámetros para las políticas de gastos, con base en </w:t>
      </w:r>
      <w:r w:rsidR="00F552C6" w:rsidRPr="006203B0">
        <w:rPr>
          <w:rFonts w:ascii="Arial" w:hAnsi="Arial" w:cs="Arial"/>
          <w:bCs/>
          <w:sz w:val="22"/>
          <w:szCs w:val="22"/>
          <w:rPrChange w:id="717" w:author="Auditor Interno" w:date="2019-10-10T16:21:00Z">
            <w:rPr>
              <w:rFonts w:ascii="Tahoma" w:hAnsi="Tahoma" w:cs="Tahoma"/>
              <w:bCs/>
            </w:rPr>
          </w:rPrChange>
        </w:rPr>
        <w:t xml:space="preserve">el </w:t>
      </w:r>
      <w:r w:rsidR="00F552C6" w:rsidRPr="006203B0">
        <w:rPr>
          <w:rFonts w:ascii="Arial" w:hAnsi="Arial" w:cs="Arial"/>
          <w:bCs/>
          <w:iCs/>
          <w:sz w:val="22"/>
          <w:szCs w:val="22"/>
          <w:lang w:val="es-MX"/>
          <w:rPrChange w:id="718" w:author="Auditor Interno" w:date="2019-10-10T16:21:00Z">
            <w:rPr>
              <w:rFonts w:ascii="Tahoma" w:hAnsi="Tahoma" w:cs="Tahoma"/>
              <w:bCs/>
              <w:iCs/>
              <w:lang w:val="es-MX"/>
            </w:rPr>
          </w:rPrChange>
        </w:rPr>
        <w:t>artículo 65 de las Disposiciones, aplicable de conformidad con el artículo 31, fracción II de la LRASCAP</w:t>
      </w:r>
      <w:r w:rsidRPr="006203B0">
        <w:rPr>
          <w:rFonts w:ascii="Arial" w:hAnsi="Arial" w:cs="Arial"/>
          <w:bCs/>
          <w:sz w:val="22"/>
          <w:szCs w:val="22"/>
          <w:rPrChange w:id="719" w:author="Auditor Interno" w:date="2019-10-10T16:21:00Z">
            <w:rPr>
              <w:rFonts w:ascii="Tahoma" w:hAnsi="Tahoma" w:cs="Tahoma"/>
              <w:bCs/>
            </w:rPr>
          </w:rPrChange>
        </w:rPr>
        <w:t>, en Sesión de Consejo</w:t>
      </w:r>
      <w:r w:rsidR="003E4406" w:rsidRPr="006203B0">
        <w:rPr>
          <w:rFonts w:ascii="Arial" w:hAnsi="Arial" w:cs="Arial"/>
          <w:bCs/>
          <w:sz w:val="22"/>
          <w:szCs w:val="22"/>
          <w:rPrChange w:id="720" w:author="Auditor Interno" w:date="2019-10-10T16:21:00Z">
            <w:rPr>
              <w:rFonts w:ascii="Tahoma" w:hAnsi="Tahoma" w:cs="Tahoma"/>
              <w:bCs/>
            </w:rPr>
          </w:rPrChange>
        </w:rPr>
        <w:t xml:space="preserve"> por este medi</w:t>
      </w:r>
      <w:r w:rsidR="00F4686B" w:rsidRPr="006203B0">
        <w:rPr>
          <w:rFonts w:ascii="Arial" w:hAnsi="Arial" w:cs="Arial"/>
          <w:bCs/>
          <w:sz w:val="22"/>
          <w:szCs w:val="22"/>
          <w:rPrChange w:id="721" w:author="Auditor Interno" w:date="2019-10-10T16:21:00Z">
            <w:rPr>
              <w:rFonts w:ascii="Tahoma" w:hAnsi="Tahoma" w:cs="Tahoma"/>
              <w:bCs/>
            </w:rPr>
          </w:rPrChange>
        </w:rPr>
        <w:t>o dicta las POLÍTICAS DE GASTOS, que regirán en el interior de la Cooperativa</w:t>
      </w:r>
      <w:r w:rsidR="00EE454C" w:rsidRPr="006203B0">
        <w:rPr>
          <w:rFonts w:ascii="Arial" w:hAnsi="Arial" w:cs="Arial"/>
          <w:bCs/>
          <w:sz w:val="22"/>
          <w:szCs w:val="22"/>
          <w:rPrChange w:id="722" w:author="Auditor Interno" w:date="2019-10-10T16:21:00Z">
            <w:rPr>
              <w:rFonts w:ascii="Tahoma" w:hAnsi="Tahoma" w:cs="Tahoma"/>
              <w:bCs/>
            </w:rPr>
          </w:rPrChange>
        </w:rPr>
        <w:t xml:space="preserve">, que </w:t>
      </w:r>
      <w:r w:rsidR="00F4686B" w:rsidRPr="006203B0">
        <w:rPr>
          <w:rFonts w:ascii="Arial" w:hAnsi="Arial" w:cs="Arial"/>
          <w:bCs/>
          <w:sz w:val="22"/>
          <w:szCs w:val="22"/>
          <w:rPrChange w:id="723" w:author="Auditor Interno" w:date="2019-10-10T16:21:00Z">
            <w:rPr>
              <w:rFonts w:ascii="Tahoma" w:hAnsi="Tahoma" w:cs="Tahoma"/>
              <w:bCs/>
            </w:rPr>
          </w:rPrChange>
        </w:rPr>
        <w:t>entrarán en vigor un día después de su autorización.</w:t>
      </w:r>
    </w:p>
    <w:p w14:paraId="37842481" w14:textId="77777777" w:rsidR="001A65F3" w:rsidRDefault="001A65F3" w:rsidP="00F552C6">
      <w:pPr>
        <w:autoSpaceDE w:val="0"/>
        <w:autoSpaceDN w:val="0"/>
        <w:adjustRightInd w:val="0"/>
        <w:jc w:val="both"/>
        <w:rPr>
          <w:ins w:id="724" w:author="Asus_Generico" w:date="2022-04-13T08:36:00Z"/>
          <w:rFonts w:ascii="Arial" w:hAnsi="Arial" w:cs="Arial"/>
          <w:bCs/>
          <w:sz w:val="22"/>
          <w:szCs w:val="22"/>
        </w:rPr>
      </w:pPr>
    </w:p>
    <w:p w14:paraId="2133A77F" w14:textId="77777777" w:rsidR="001A65F3" w:rsidRPr="001A65F3" w:rsidRDefault="001A65F3" w:rsidP="00F552C6">
      <w:pPr>
        <w:autoSpaceDE w:val="0"/>
        <w:autoSpaceDN w:val="0"/>
        <w:adjustRightInd w:val="0"/>
        <w:jc w:val="both"/>
        <w:rPr>
          <w:ins w:id="725" w:author="Asus_Generico" w:date="2022-04-13T08:36:00Z"/>
          <w:rFonts w:ascii="Arial" w:hAnsi="Arial" w:cs="Arial"/>
          <w:bCs/>
          <w:sz w:val="26"/>
          <w:szCs w:val="26"/>
          <w:rPrChange w:id="726" w:author="Asus_Generico" w:date="2022-04-13T08:39:00Z">
            <w:rPr>
              <w:ins w:id="727" w:author="Asus_Generico" w:date="2022-04-13T08:36:00Z"/>
              <w:rFonts w:ascii="Tahoma" w:hAnsi="Tahoma" w:cs="Tahoma"/>
              <w:bCs/>
            </w:rPr>
          </w:rPrChange>
        </w:rPr>
      </w:pPr>
    </w:p>
    <w:p w14:paraId="1CD5DA19" w14:textId="77777777" w:rsidR="00C14300" w:rsidRPr="001A65F3" w:rsidDel="00ED584A" w:rsidRDefault="00C14300" w:rsidP="002B5DC6">
      <w:pPr>
        <w:autoSpaceDE w:val="0"/>
        <w:autoSpaceDN w:val="0"/>
        <w:adjustRightInd w:val="0"/>
        <w:rPr>
          <w:del w:id="728" w:author="Auditor Interno" w:date="2019-10-10T16:46:00Z"/>
          <w:rFonts w:ascii="Arial" w:hAnsi="Arial" w:cs="Arial"/>
          <w:b/>
          <w:bCs/>
          <w:sz w:val="22"/>
          <w:szCs w:val="22"/>
          <w:rPrChange w:id="729" w:author="Asus_Generico" w:date="2022-04-13T08:36:00Z">
            <w:rPr>
              <w:del w:id="730" w:author="Auditor Interno" w:date="2019-10-10T16:46:00Z"/>
              <w:rFonts w:ascii="Tahoma" w:hAnsi="Tahoma" w:cs="Tahoma"/>
              <w:b/>
              <w:bCs/>
            </w:rPr>
          </w:rPrChange>
        </w:rPr>
      </w:pPr>
    </w:p>
    <w:p w14:paraId="531CA0F6" w14:textId="733F98CC" w:rsidR="002B5DC6" w:rsidRPr="001A65F3" w:rsidDel="001A65F3" w:rsidRDefault="002B5DC6" w:rsidP="002B5DC6">
      <w:pPr>
        <w:autoSpaceDE w:val="0"/>
        <w:autoSpaceDN w:val="0"/>
        <w:adjustRightInd w:val="0"/>
        <w:rPr>
          <w:del w:id="731" w:author="Asus_Generico" w:date="2022-04-13T08:35:00Z"/>
          <w:rFonts w:ascii="Arial" w:hAnsi="Arial" w:cs="Arial"/>
          <w:b/>
          <w:bCs/>
          <w:sz w:val="22"/>
          <w:szCs w:val="22"/>
          <w:rPrChange w:id="732" w:author="Asus_Generico" w:date="2022-04-13T08:36:00Z">
            <w:rPr>
              <w:del w:id="733" w:author="Asus_Generico" w:date="2022-04-13T08:35:00Z"/>
              <w:rFonts w:ascii="Tahoma" w:hAnsi="Tahoma" w:cs="Tahoma"/>
              <w:b/>
              <w:bCs/>
            </w:rPr>
          </w:rPrChange>
        </w:rPr>
      </w:pPr>
    </w:p>
    <w:p w14:paraId="0C57D9D5" w14:textId="083025B6" w:rsidR="00E74A5A" w:rsidRPr="00EE2DA6" w:rsidRDefault="000D1276">
      <w:pPr>
        <w:pStyle w:val="Ttulo1"/>
        <w:rPr>
          <w:rFonts w:ascii="Arial" w:hAnsi="Arial" w:cs="Arial"/>
          <w:b/>
          <w:sz w:val="24"/>
          <w:rPrChange w:id="734" w:author="Auditor Interno" w:date="2019-10-10T16:40:00Z">
            <w:rPr>
              <w:rFonts w:ascii="Tahoma" w:hAnsi="Tahoma" w:cs="Tahoma"/>
              <w:b/>
              <w:bCs/>
              <w:sz w:val="28"/>
              <w:szCs w:val="28"/>
            </w:rPr>
          </w:rPrChange>
        </w:rPr>
        <w:pPrChange w:id="735" w:author="Auditor Interno" w:date="2019-10-10T16:36:00Z">
          <w:pPr>
            <w:numPr>
              <w:numId w:val="20"/>
            </w:numPr>
            <w:autoSpaceDE w:val="0"/>
            <w:autoSpaceDN w:val="0"/>
            <w:adjustRightInd w:val="0"/>
            <w:ind w:left="720" w:hanging="360"/>
          </w:pPr>
        </w:pPrChange>
      </w:pPr>
      <w:bookmarkStart w:id="736" w:name="_Toc21692621"/>
      <w:ins w:id="737" w:author="Auditor Interno" w:date="2019-10-10T16:41:00Z">
        <w:r>
          <w:rPr>
            <w:rFonts w:ascii="Arial" w:hAnsi="Arial" w:cs="Arial"/>
            <w:b/>
            <w:color w:val="auto"/>
            <w:sz w:val="24"/>
          </w:rPr>
          <w:t>2.</w:t>
        </w:r>
      </w:ins>
      <w:ins w:id="738" w:author="Asus_Generico" w:date="2022-04-13T08:23:00Z">
        <w:r w:rsidR="00916D87">
          <w:rPr>
            <w:rFonts w:ascii="Arial" w:hAnsi="Arial" w:cs="Arial"/>
            <w:b/>
            <w:color w:val="auto"/>
            <w:sz w:val="24"/>
          </w:rPr>
          <w:t xml:space="preserve"> </w:t>
        </w:r>
      </w:ins>
      <w:r w:rsidR="00E74A5A" w:rsidRPr="00EE2DA6">
        <w:rPr>
          <w:rFonts w:ascii="Arial" w:hAnsi="Arial" w:cs="Arial"/>
          <w:b/>
          <w:color w:val="auto"/>
          <w:sz w:val="24"/>
          <w:rPrChange w:id="739" w:author="Auditor Interno" w:date="2019-10-10T16:40:00Z">
            <w:rPr>
              <w:rFonts w:ascii="Tahoma" w:hAnsi="Tahoma" w:cs="Tahoma"/>
              <w:b/>
              <w:bCs/>
              <w:sz w:val="28"/>
              <w:szCs w:val="28"/>
            </w:rPr>
          </w:rPrChange>
        </w:rPr>
        <w:t>INTRODUCCIÓN</w:t>
      </w:r>
      <w:r w:rsidR="0008558B" w:rsidRPr="00EE2DA6">
        <w:rPr>
          <w:rFonts w:ascii="Arial" w:hAnsi="Arial" w:cs="Arial"/>
          <w:b/>
          <w:color w:val="auto"/>
          <w:sz w:val="24"/>
          <w:rPrChange w:id="740" w:author="Auditor Interno" w:date="2019-10-10T16:40:00Z">
            <w:rPr>
              <w:rFonts w:ascii="Tahoma" w:hAnsi="Tahoma" w:cs="Tahoma"/>
              <w:b/>
              <w:bCs/>
              <w:sz w:val="28"/>
              <w:szCs w:val="28"/>
            </w:rPr>
          </w:rPrChange>
        </w:rPr>
        <w:t>.</w:t>
      </w:r>
      <w:bookmarkEnd w:id="736"/>
    </w:p>
    <w:p w14:paraId="214C7967" w14:textId="77777777" w:rsidR="00F92852" w:rsidRPr="006203B0" w:rsidRDefault="00F92852" w:rsidP="002B5DC6">
      <w:pPr>
        <w:autoSpaceDE w:val="0"/>
        <w:autoSpaceDN w:val="0"/>
        <w:adjustRightInd w:val="0"/>
        <w:jc w:val="both"/>
        <w:rPr>
          <w:rFonts w:ascii="Arial" w:hAnsi="Arial" w:cs="Arial"/>
          <w:b/>
          <w:bCs/>
          <w:sz w:val="22"/>
          <w:szCs w:val="22"/>
          <w:rPrChange w:id="741" w:author="Auditor Interno" w:date="2019-10-10T16:21:00Z">
            <w:rPr>
              <w:rFonts w:ascii="Tahoma" w:hAnsi="Tahoma" w:cs="Tahoma"/>
              <w:b/>
              <w:bCs/>
            </w:rPr>
          </w:rPrChange>
        </w:rPr>
      </w:pPr>
    </w:p>
    <w:p w14:paraId="0DDA20AA" w14:textId="22D144F9" w:rsidR="00F552C6" w:rsidRPr="006203B0" w:rsidRDefault="00F552C6" w:rsidP="00F552C6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  <w:rPrChange w:id="742" w:author="Auditor Interno" w:date="2019-10-10T16:21:00Z">
            <w:rPr>
              <w:rFonts w:ascii="Tahoma" w:hAnsi="Tahoma" w:cs="Tahoma"/>
            </w:rPr>
          </w:rPrChange>
        </w:rPr>
      </w:pPr>
      <w:r w:rsidRPr="006203B0">
        <w:rPr>
          <w:rFonts w:ascii="Arial" w:hAnsi="Arial" w:cs="Arial"/>
          <w:bCs/>
          <w:sz w:val="22"/>
          <w:szCs w:val="22"/>
          <w:rPrChange w:id="743" w:author="Auditor Interno" w:date="2019-10-10T16:21:00Z">
            <w:rPr>
              <w:rFonts w:ascii="Tahoma" w:hAnsi="Tahoma" w:cs="Tahoma"/>
              <w:bCs/>
            </w:rPr>
          </w:rPrChange>
        </w:rPr>
        <w:t xml:space="preserve">A efectos de mantener un sano control en todas las operaciones que realice la Caja </w:t>
      </w:r>
      <w:del w:id="744" w:author="Auditor Interno" w:date="2019-01-02T13:43:00Z">
        <w:r w:rsidRPr="006203B0" w:rsidDel="00BC5885">
          <w:rPr>
            <w:rFonts w:ascii="Arial" w:hAnsi="Arial" w:cs="Arial"/>
            <w:bCs/>
            <w:sz w:val="22"/>
            <w:szCs w:val="22"/>
            <w:rPrChange w:id="745" w:author="Auditor Interno" w:date="2019-10-10T16:21:00Z">
              <w:rPr>
                <w:rFonts w:ascii="Tahoma" w:hAnsi="Tahoma" w:cs="Tahoma"/>
                <w:bCs/>
              </w:rPr>
            </w:rPrChange>
          </w:rPr>
          <w:delText>Solidaria</w:delText>
        </w:r>
      </w:del>
      <w:ins w:id="746" w:author="Auditor Interno" w:date="2019-01-02T13:43:00Z">
        <w:r w:rsidR="00BC5885" w:rsidRPr="006203B0">
          <w:rPr>
            <w:rFonts w:ascii="Arial" w:hAnsi="Arial" w:cs="Arial"/>
            <w:bCs/>
            <w:sz w:val="22"/>
            <w:szCs w:val="22"/>
            <w:rPrChange w:id="747" w:author="Auditor Interno" w:date="2019-10-10T16:21:00Z">
              <w:rPr>
                <w:rFonts w:ascii="Tahoma" w:hAnsi="Tahoma" w:cs="Tahoma"/>
                <w:bCs/>
              </w:rPr>
            </w:rPrChange>
          </w:rPr>
          <w:t>Tepic</w:t>
        </w:r>
      </w:ins>
      <w:r w:rsidRPr="006203B0">
        <w:rPr>
          <w:rFonts w:ascii="Arial" w:hAnsi="Arial" w:cs="Arial"/>
          <w:bCs/>
          <w:sz w:val="22"/>
          <w:szCs w:val="22"/>
          <w:rPrChange w:id="748" w:author="Auditor Interno" w:date="2019-10-10T16:21:00Z">
            <w:rPr>
              <w:rFonts w:ascii="Tahoma" w:hAnsi="Tahoma" w:cs="Tahoma"/>
              <w:bCs/>
            </w:rPr>
          </w:rPrChange>
        </w:rPr>
        <w:t xml:space="preserve">, especialmente en aquellas que signifiquen manejo de recursos, </w:t>
      </w:r>
      <w:r w:rsidR="00E74A5A" w:rsidRPr="006203B0">
        <w:rPr>
          <w:rFonts w:ascii="Arial" w:hAnsi="Arial" w:cs="Arial"/>
          <w:sz w:val="22"/>
          <w:szCs w:val="22"/>
          <w:rPrChange w:id="749" w:author="Auditor Interno" w:date="2019-10-10T16:21:00Z">
            <w:rPr>
              <w:rFonts w:ascii="Tahoma" w:hAnsi="Tahoma" w:cs="Tahoma"/>
            </w:rPr>
          </w:rPrChange>
        </w:rPr>
        <w:t>surge la</w:t>
      </w:r>
      <w:r w:rsidR="002F28F1" w:rsidRPr="006203B0">
        <w:rPr>
          <w:rFonts w:ascii="Arial" w:hAnsi="Arial" w:cs="Arial"/>
          <w:sz w:val="22"/>
          <w:szCs w:val="22"/>
          <w:rPrChange w:id="750" w:author="Auditor Interno" w:date="2019-10-10T16:21:00Z">
            <w:rPr>
              <w:rFonts w:ascii="Tahoma" w:hAnsi="Tahoma" w:cs="Tahoma"/>
            </w:rPr>
          </w:rPrChange>
        </w:rPr>
        <w:t xml:space="preserve"> necesidad de elaborar un documento</w:t>
      </w:r>
      <w:r w:rsidR="00E74A5A" w:rsidRPr="006203B0">
        <w:rPr>
          <w:rFonts w:ascii="Arial" w:hAnsi="Arial" w:cs="Arial"/>
          <w:sz w:val="22"/>
          <w:szCs w:val="22"/>
          <w:rPrChange w:id="751" w:author="Auditor Interno" w:date="2019-10-10T16:21:00Z">
            <w:rPr>
              <w:rFonts w:ascii="Tahoma" w:hAnsi="Tahoma" w:cs="Tahoma"/>
            </w:rPr>
          </w:rPrChange>
        </w:rPr>
        <w:t xml:space="preserve"> donde se plasme</w:t>
      </w:r>
      <w:r w:rsidR="002F28F1" w:rsidRPr="006203B0">
        <w:rPr>
          <w:rFonts w:ascii="Arial" w:hAnsi="Arial" w:cs="Arial"/>
          <w:sz w:val="22"/>
          <w:szCs w:val="22"/>
          <w:rPrChange w:id="752" w:author="Auditor Interno" w:date="2019-10-10T16:21:00Z">
            <w:rPr>
              <w:rFonts w:ascii="Tahoma" w:hAnsi="Tahoma" w:cs="Tahoma"/>
            </w:rPr>
          </w:rPrChange>
        </w:rPr>
        <w:t>n</w:t>
      </w:r>
      <w:r w:rsidR="00E74A5A" w:rsidRPr="006203B0">
        <w:rPr>
          <w:rFonts w:ascii="Arial" w:hAnsi="Arial" w:cs="Arial"/>
          <w:sz w:val="22"/>
          <w:szCs w:val="22"/>
          <w:rPrChange w:id="753" w:author="Auditor Interno" w:date="2019-10-10T16:21:00Z">
            <w:rPr>
              <w:rFonts w:ascii="Tahoma" w:hAnsi="Tahoma" w:cs="Tahoma"/>
            </w:rPr>
          </w:rPrChange>
        </w:rPr>
        <w:t xml:space="preserve"> las p</w:t>
      </w:r>
      <w:r w:rsidR="00F92852" w:rsidRPr="006203B0">
        <w:rPr>
          <w:rFonts w:ascii="Arial" w:hAnsi="Arial" w:cs="Arial"/>
          <w:sz w:val="22"/>
          <w:szCs w:val="22"/>
          <w:rPrChange w:id="754" w:author="Auditor Interno" w:date="2019-10-10T16:21:00Z">
            <w:rPr>
              <w:rFonts w:ascii="Tahoma" w:hAnsi="Tahoma" w:cs="Tahoma"/>
            </w:rPr>
          </w:rPrChange>
        </w:rPr>
        <w:t>olíticas de</w:t>
      </w:r>
      <w:r w:rsidRPr="006203B0">
        <w:rPr>
          <w:rFonts w:ascii="Arial" w:hAnsi="Arial" w:cs="Arial"/>
          <w:sz w:val="22"/>
          <w:szCs w:val="22"/>
          <w:rPrChange w:id="755" w:author="Auditor Interno" w:date="2019-10-10T16:21:00Z">
            <w:rPr>
              <w:rFonts w:ascii="Tahoma" w:hAnsi="Tahoma" w:cs="Tahoma"/>
            </w:rPr>
          </w:rPrChange>
        </w:rPr>
        <w:t xml:space="preserve"> gastos, que</w:t>
      </w:r>
      <w:r w:rsidR="00E74A5A" w:rsidRPr="006203B0">
        <w:rPr>
          <w:rFonts w:ascii="Arial" w:hAnsi="Arial" w:cs="Arial"/>
          <w:sz w:val="22"/>
          <w:szCs w:val="22"/>
          <w:rPrChange w:id="756" w:author="Auditor Interno" w:date="2019-10-10T16:21:00Z">
            <w:rPr>
              <w:rFonts w:ascii="Tahoma" w:hAnsi="Tahoma" w:cs="Tahoma"/>
            </w:rPr>
          </w:rPrChange>
        </w:rPr>
        <w:t xml:space="preserve"> deberán corresponder de acuerdo a las actividades </w:t>
      </w:r>
      <w:r w:rsidRPr="006203B0">
        <w:rPr>
          <w:rFonts w:ascii="Arial" w:hAnsi="Arial" w:cs="Arial"/>
          <w:sz w:val="22"/>
          <w:szCs w:val="22"/>
          <w:rPrChange w:id="757" w:author="Auditor Interno" w:date="2019-10-10T16:21:00Z">
            <w:rPr>
              <w:rFonts w:ascii="Tahoma" w:hAnsi="Tahoma" w:cs="Tahoma"/>
            </w:rPr>
          </w:rPrChange>
        </w:rPr>
        <w:t>que desempeña esta institución, sujetándose en todo momento a las disposiciones legales aplicables y a las bases estatutarias.</w:t>
      </w:r>
    </w:p>
    <w:p w14:paraId="0423CEBC" w14:textId="77777777" w:rsidR="00F552C6" w:rsidRPr="006203B0" w:rsidRDefault="00F552C6" w:rsidP="00F552C6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  <w:rPrChange w:id="758" w:author="Auditor Interno" w:date="2019-10-10T16:21:00Z">
            <w:rPr>
              <w:rFonts w:ascii="Tahoma" w:hAnsi="Tahoma" w:cs="Tahoma"/>
            </w:rPr>
          </w:rPrChange>
        </w:rPr>
      </w:pPr>
    </w:p>
    <w:p w14:paraId="6CBEC5E1" w14:textId="77777777" w:rsidR="00F552C6" w:rsidRPr="006203B0" w:rsidRDefault="00F552C6" w:rsidP="00F552C6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  <w:rPrChange w:id="759" w:author="Auditor Interno" w:date="2019-10-10T16:21:00Z">
            <w:rPr>
              <w:rFonts w:ascii="Tahoma" w:hAnsi="Tahoma" w:cs="Tahoma"/>
            </w:rPr>
          </w:rPrChange>
        </w:rPr>
      </w:pPr>
      <w:r w:rsidRPr="006203B0">
        <w:rPr>
          <w:rFonts w:ascii="Arial" w:hAnsi="Arial" w:cs="Arial"/>
          <w:sz w:val="22"/>
          <w:szCs w:val="22"/>
          <w:rPrChange w:id="760" w:author="Auditor Interno" w:date="2019-10-10T16:21:00Z">
            <w:rPr>
              <w:rFonts w:ascii="Tahoma" w:hAnsi="Tahoma" w:cs="Tahoma"/>
            </w:rPr>
          </w:rPrChange>
        </w:rPr>
        <w:t xml:space="preserve">Las presentes Políticas constituyen una norma </w:t>
      </w:r>
      <w:r w:rsidR="00F4686B" w:rsidRPr="006203B0">
        <w:rPr>
          <w:rFonts w:ascii="Arial" w:hAnsi="Arial" w:cs="Arial"/>
          <w:sz w:val="22"/>
          <w:szCs w:val="22"/>
          <w:rPrChange w:id="761" w:author="Auditor Interno" w:date="2019-10-10T16:21:00Z">
            <w:rPr>
              <w:rFonts w:ascii="Tahoma" w:hAnsi="Tahoma" w:cs="Tahoma"/>
            </w:rPr>
          </w:rPrChange>
        </w:rPr>
        <w:t>de observancia</w:t>
      </w:r>
      <w:r w:rsidRPr="006203B0">
        <w:rPr>
          <w:rFonts w:ascii="Arial" w:hAnsi="Arial" w:cs="Arial"/>
          <w:sz w:val="22"/>
          <w:szCs w:val="22"/>
          <w:rPrChange w:id="762" w:author="Auditor Interno" w:date="2019-10-10T16:21:00Z">
            <w:rPr>
              <w:rFonts w:ascii="Tahoma" w:hAnsi="Tahoma" w:cs="Tahoma"/>
            </w:rPr>
          </w:rPrChange>
        </w:rPr>
        <w:t xml:space="preserve"> general </w:t>
      </w:r>
      <w:r w:rsidR="00F4686B" w:rsidRPr="006203B0">
        <w:rPr>
          <w:rFonts w:ascii="Arial" w:hAnsi="Arial" w:cs="Arial"/>
          <w:sz w:val="22"/>
          <w:szCs w:val="22"/>
          <w:rPrChange w:id="763" w:author="Auditor Interno" w:date="2019-10-10T16:21:00Z">
            <w:rPr>
              <w:rFonts w:ascii="Tahoma" w:hAnsi="Tahoma" w:cs="Tahoma"/>
            </w:rPr>
          </w:rPrChange>
        </w:rPr>
        <w:t>y obligatoria</w:t>
      </w:r>
      <w:r w:rsidRPr="006203B0">
        <w:rPr>
          <w:rFonts w:ascii="Arial" w:hAnsi="Arial" w:cs="Arial"/>
          <w:sz w:val="22"/>
          <w:szCs w:val="22"/>
          <w:rPrChange w:id="764" w:author="Auditor Interno" w:date="2019-10-10T16:21:00Z">
            <w:rPr>
              <w:rFonts w:ascii="Tahoma" w:hAnsi="Tahoma" w:cs="Tahoma"/>
            </w:rPr>
          </w:rPrChange>
        </w:rPr>
        <w:t xml:space="preserve"> para el personal empleado y directivo, en su actuación y manejo de las cantidades de dinero en efectivo</w:t>
      </w:r>
      <w:r w:rsidR="00F4686B" w:rsidRPr="006203B0">
        <w:rPr>
          <w:rFonts w:ascii="Arial" w:hAnsi="Arial" w:cs="Arial"/>
          <w:sz w:val="22"/>
          <w:szCs w:val="22"/>
          <w:rPrChange w:id="765" w:author="Auditor Interno" w:date="2019-10-10T16:21:00Z">
            <w:rPr>
              <w:rFonts w:ascii="Tahoma" w:hAnsi="Tahoma" w:cs="Tahoma"/>
            </w:rPr>
          </w:rPrChange>
        </w:rPr>
        <w:t xml:space="preserve"> o por cualquier otro medio</w:t>
      </w:r>
      <w:r w:rsidRPr="006203B0">
        <w:rPr>
          <w:rFonts w:ascii="Arial" w:hAnsi="Arial" w:cs="Arial"/>
          <w:sz w:val="22"/>
          <w:szCs w:val="22"/>
          <w:rPrChange w:id="766" w:author="Auditor Interno" w:date="2019-10-10T16:21:00Z">
            <w:rPr>
              <w:rFonts w:ascii="Tahoma" w:hAnsi="Tahoma" w:cs="Tahoma"/>
            </w:rPr>
          </w:rPrChange>
        </w:rPr>
        <w:t xml:space="preserve"> que les sean otorgadas para su posterior comprobación</w:t>
      </w:r>
      <w:r w:rsidR="00A37C43" w:rsidRPr="006203B0">
        <w:rPr>
          <w:rFonts w:ascii="Arial" w:hAnsi="Arial" w:cs="Arial"/>
          <w:sz w:val="22"/>
          <w:szCs w:val="22"/>
          <w:rPrChange w:id="767" w:author="Auditor Interno" w:date="2019-10-10T16:21:00Z">
            <w:rPr>
              <w:rFonts w:ascii="Tahoma" w:hAnsi="Tahoma" w:cs="Tahoma"/>
            </w:rPr>
          </w:rPrChange>
        </w:rPr>
        <w:t>.</w:t>
      </w:r>
    </w:p>
    <w:p w14:paraId="6DBA42CB" w14:textId="77777777" w:rsidR="00F552C6" w:rsidRPr="006203B0" w:rsidRDefault="00F552C6" w:rsidP="00F552C6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  <w:rPrChange w:id="768" w:author="Auditor Interno" w:date="2019-10-10T16:21:00Z">
            <w:rPr>
              <w:rFonts w:ascii="Tahoma" w:hAnsi="Tahoma" w:cs="Tahoma"/>
            </w:rPr>
          </w:rPrChange>
        </w:rPr>
      </w:pPr>
    </w:p>
    <w:p w14:paraId="1DA161E8" w14:textId="77777777" w:rsidR="00E74A5A" w:rsidRPr="006203B0" w:rsidRDefault="002F28F1" w:rsidP="00F552C6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  <w:rPrChange w:id="769" w:author="Auditor Interno" w:date="2019-10-10T16:21:00Z">
            <w:rPr>
              <w:rFonts w:ascii="Tahoma" w:hAnsi="Tahoma" w:cs="Tahoma"/>
            </w:rPr>
          </w:rPrChange>
        </w:rPr>
      </w:pPr>
      <w:r w:rsidRPr="006203B0">
        <w:rPr>
          <w:rFonts w:ascii="Arial" w:hAnsi="Arial" w:cs="Arial"/>
          <w:sz w:val="22"/>
          <w:szCs w:val="22"/>
          <w:rPrChange w:id="770" w:author="Auditor Interno" w:date="2019-10-10T16:21:00Z">
            <w:rPr>
              <w:rFonts w:ascii="Tahoma" w:hAnsi="Tahoma" w:cs="Tahoma"/>
            </w:rPr>
          </w:rPrChange>
        </w:rPr>
        <w:t>Estas políticas</w:t>
      </w:r>
      <w:r w:rsidR="00F92852" w:rsidRPr="006203B0">
        <w:rPr>
          <w:rFonts w:ascii="Arial" w:hAnsi="Arial" w:cs="Arial"/>
          <w:sz w:val="22"/>
          <w:szCs w:val="22"/>
          <w:rPrChange w:id="771" w:author="Auditor Interno" w:date="2019-10-10T16:21:00Z">
            <w:rPr>
              <w:rFonts w:ascii="Tahoma" w:hAnsi="Tahoma" w:cs="Tahoma"/>
            </w:rPr>
          </w:rPrChange>
        </w:rPr>
        <w:t xml:space="preserve"> e</w:t>
      </w:r>
      <w:r w:rsidRPr="006203B0">
        <w:rPr>
          <w:rFonts w:ascii="Arial" w:hAnsi="Arial" w:cs="Arial"/>
          <w:sz w:val="22"/>
          <w:szCs w:val="22"/>
          <w:rPrChange w:id="772" w:author="Auditor Interno" w:date="2019-10-10T16:21:00Z">
            <w:rPr>
              <w:rFonts w:ascii="Tahoma" w:hAnsi="Tahoma" w:cs="Tahoma"/>
            </w:rPr>
          </w:rPrChange>
        </w:rPr>
        <w:t>stán sujetas</w:t>
      </w:r>
      <w:r w:rsidR="00F92852" w:rsidRPr="006203B0">
        <w:rPr>
          <w:rFonts w:ascii="Arial" w:hAnsi="Arial" w:cs="Arial"/>
          <w:sz w:val="22"/>
          <w:szCs w:val="22"/>
          <w:rPrChange w:id="773" w:author="Auditor Interno" w:date="2019-10-10T16:21:00Z">
            <w:rPr>
              <w:rFonts w:ascii="Tahoma" w:hAnsi="Tahoma" w:cs="Tahoma"/>
            </w:rPr>
          </w:rPrChange>
        </w:rPr>
        <w:t xml:space="preserve"> a revisión y en su caso aprobación por el </w:t>
      </w:r>
      <w:r w:rsidRPr="006203B0">
        <w:rPr>
          <w:rFonts w:ascii="Arial" w:hAnsi="Arial" w:cs="Arial"/>
          <w:sz w:val="22"/>
          <w:szCs w:val="22"/>
          <w:rPrChange w:id="774" w:author="Auditor Interno" w:date="2019-10-10T16:21:00Z">
            <w:rPr>
              <w:rFonts w:ascii="Tahoma" w:hAnsi="Tahoma" w:cs="Tahoma"/>
            </w:rPr>
          </w:rPrChange>
        </w:rPr>
        <w:t>C</w:t>
      </w:r>
      <w:r w:rsidR="00F92852" w:rsidRPr="006203B0">
        <w:rPr>
          <w:rFonts w:ascii="Arial" w:hAnsi="Arial" w:cs="Arial"/>
          <w:sz w:val="22"/>
          <w:szCs w:val="22"/>
          <w:rPrChange w:id="775" w:author="Auditor Interno" w:date="2019-10-10T16:21:00Z">
            <w:rPr>
              <w:rFonts w:ascii="Tahoma" w:hAnsi="Tahoma" w:cs="Tahoma"/>
            </w:rPr>
          </w:rPrChange>
        </w:rPr>
        <w:t xml:space="preserve">onsejo de </w:t>
      </w:r>
      <w:r w:rsidRPr="006203B0">
        <w:rPr>
          <w:rFonts w:ascii="Arial" w:hAnsi="Arial" w:cs="Arial"/>
          <w:sz w:val="22"/>
          <w:szCs w:val="22"/>
          <w:rPrChange w:id="776" w:author="Auditor Interno" w:date="2019-10-10T16:21:00Z">
            <w:rPr>
              <w:rFonts w:ascii="Tahoma" w:hAnsi="Tahoma" w:cs="Tahoma"/>
            </w:rPr>
          </w:rPrChange>
        </w:rPr>
        <w:t>A</w:t>
      </w:r>
      <w:r w:rsidR="00F92852" w:rsidRPr="006203B0">
        <w:rPr>
          <w:rFonts w:ascii="Arial" w:hAnsi="Arial" w:cs="Arial"/>
          <w:sz w:val="22"/>
          <w:szCs w:val="22"/>
          <w:rPrChange w:id="777" w:author="Auditor Interno" w:date="2019-10-10T16:21:00Z">
            <w:rPr>
              <w:rFonts w:ascii="Tahoma" w:hAnsi="Tahoma" w:cs="Tahoma"/>
            </w:rPr>
          </w:rPrChange>
        </w:rPr>
        <w:t>dministración, el que será modificado periódicamente de acuerdo a las necesidades que se presenten.</w:t>
      </w:r>
    </w:p>
    <w:p w14:paraId="5335B402" w14:textId="60BA925B" w:rsidR="00115FC4" w:rsidRPr="001A65F3" w:rsidDel="001A65F3" w:rsidRDefault="00115FC4" w:rsidP="00F552C6">
      <w:pPr>
        <w:autoSpaceDE w:val="0"/>
        <w:autoSpaceDN w:val="0"/>
        <w:adjustRightInd w:val="0"/>
        <w:jc w:val="both"/>
        <w:rPr>
          <w:ins w:id="778" w:author="Yadi M." w:date="2022-04-11T17:25:00Z"/>
          <w:del w:id="779" w:author="Asus_Generico" w:date="2022-04-13T08:39:00Z"/>
          <w:rFonts w:ascii="Arial" w:hAnsi="Arial" w:cs="Arial"/>
          <w:sz w:val="26"/>
          <w:szCs w:val="26"/>
          <w:rPrChange w:id="780" w:author="Asus_Generico" w:date="2022-04-13T08:39:00Z">
            <w:rPr>
              <w:ins w:id="781" w:author="Yadi M." w:date="2022-04-11T17:25:00Z"/>
              <w:del w:id="782" w:author="Asus_Generico" w:date="2022-04-13T08:39:00Z"/>
              <w:rFonts w:ascii="Arial" w:hAnsi="Arial" w:cs="Arial"/>
              <w:sz w:val="22"/>
              <w:szCs w:val="22"/>
            </w:rPr>
          </w:rPrChange>
        </w:rPr>
      </w:pPr>
    </w:p>
    <w:p w14:paraId="0B660957" w14:textId="77777777" w:rsidR="001C6097" w:rsidRPr="001A65F3" w:rsidRDefault="001C6097" w:rsidP="00F552C6">
      <w:pPr>
        <w:autoSpaceDE w:val="0"/>
        <w:autoSpaceDN w:val="0"/>
        <w:adjustRightInd w:val="0"/>
        <w:jc w:val="both"/>
        <w:rPr>
          <w:ins w:id="783" w:author="Auditor Interno" w:date="2019-10-10T16:21:00Z"/>
          <w:rFonts w:ascii="Arial" w:hAnsi="Arial" w:cs="Arial"/>
          <w:sz w:val="26"/>
          <w:szCs w:val="26"/>
          <w:rPrChange w:id="784" w:author="Asus_Generico" w:date="2022-04-13T08:41:00Z">
            <w:rPr>
              <w:ins w:id="785" w:author="Auditor Interno" w:date="2019-10-10T16:21:00Z"/>
              <w:rFonts w:ascii="Arial" w:hAnsi="Arial" w:cs="Arial"/>
              <w:sz w:val="22"/>
              <w:szCs w:val="22"/>
            </w:rPr>
          </w:rPrChange>
        </w:rPr>
      </w:pPr>
    </w:p>
    <w:p w14:paraId="708D90C9" w14:textId="6C2F0B29" w:rsidR="006203B0" w:rsidRPr="006203B0" w:rsidDel="00ED584A" w:rsidRDefault="006203B0" w:rsidP="00F552C6">
      <w:pPr>
        <w:autoSpaceDE w:val="0"/>
        <w:autoSpaceDN w:val="0"/>
        <w:adjustRightInd w:val="0"/>
        <w:jc w:val="both"/>
        <w:rPr>
          <w:del w:id="786" w:author="Auditor Interno" w:date="2019-10-10T16:46:00Z"/>
          <w:rFonts w:ascii="Arial" w:hAnsi="Arial" w:cs="Arial"/>
          <w:sz w:val="22"/>
          <w:szCs w:val="22"/>
          <w:rPrChange w:id="787" w:author="Auditor Interno" w:date="2019-10-10T16:21:00Z">
            <w:rPr>
              <w:del w:id="788" w:author="Auditor Interno" w:date="2019-10-10T16:46:00Z"/>
              <w:rFonts w:ascii="Tahoma" w:hAnsi="Tahoma" w:cs="Tahoma"/>
            </w:rPr>
          </w:rPrChange>
        </w:rPr>
      </w:pPr>
    </w:p>
    <w:p w14:paraId="4E478971" w14:textId="09BB2960" w:rsidR="00115FC4" w:rsidRPr="006203B0" w:rsidDel="00ED584A" w:rsidRDefault="00115FC4" w:rsidP="00F552C6">
      <w:pPr>
        <w:autoSpaceDE w:val="0"/>
        <w:autoSpaceDN w:val="0"/>
        <w:adjustRightInd w:val="0"/>
        <w:jc w:val="both"/>
        <w:rPr>
          <w:del w:id="789" w:author="Auditor Interno" w:date="2019-10-10T16:46:00Z"/>
          <w:rFonts w:ascii="Arial" w:hAnsi="Arial" w:cs="Arial"/>
          <w:sz w:val="22"/>
          <w:szCs w:val="22"/>
          <w:rPrChange w:id="790" w:author="Auditor Interno" w:date="2019-10-10T16:21:00Z">
            <w:rPr>
              <w:del w:id="791" w:author="Auditor Interno" w:date="2019-10-10T16:46:00Z"/>
              <w:rFonts w:ascii="Tahoma" w:hAnsi="Tahoma" w:cs="Tahoma"/>
            </w:rPr>
          </w:rPrChange>
        </w:rPr>
      </w:pPr>
    </w:p>
    <w:p w14:paraId="2970904A" w14:textId="6D1E0A3A" w:rsidR="00E74A5A" w:rsidRPr="00EE2DA6" w:rsidRDefault="000D1276">
      <w:pPr>
        <w:pStyle w:val="Ttulo1"/>
        <w:rPr>
          <w:rFonts w:ascii="Arial" w:hAnsi="Arial" w:cs="Arial"/>
          <w:b/>
          <w:rPrChange w:id="792" w:author="Auditor Interno" w:date="2019-10-10T16:36:00Z">
            <w:rPr>
              <w:rFonts w:ascii="Tahoma" w:hAnsi="Tahoma" w:cs="Tahoma"/>
              <w:b/>
              <w:bCs/>
            </w:rPr>
          </w:rPrChange>
        </w:rPr>
        <w:pPrChange w:id="793" w:author="Auditor Interno" w:date="2019-10-10T16:36:00Z">
          <w:pPr>
            <w:numPr>
              <w:numId w:val="20"/>
            </w:numPr>
            <w:autoSpaceDE w:val="0"/>
            <w:autoSpaceDN w:val="0"/>
            <w:adjustRightInd w:val="0"/>
            <w:ind w:left="720" w:hanging="360"/>
          </w:pPr>
        </w:pPrChange>
      </w:pPr>
      <w:bookmarkStart w:id="794" w:name="_Toc21692622"/>
      <w:ins w:id="795" w:author="Auditor Interno" w:date="2019-10-10T16:41:00Z">
        <w:r>
          <w:rPr>
            <w:rFonts w:ascii="Arial" w:hAnsi="Arial" w:cs="Arial"/>
            <w:b/>
            <w:color w:val="auto"/>
            <w:sz w:val="24"/>
          </w:rPr>
          <w:t>3.</w:t>
        </w:r>
      </w:ins>
      <w:ins w:id="796" w:author="Asus_Generico" w:date="2022-04-13T08:23:00Z">
        <w:r w:rsidR="00916D87">
          <w:rPr>
            <w:rFonts w:ascii="Arial" w:hAnsi="Arial" w:cs="Arial"/>
            <w:b/>
            <w:color w:val="auto"/>
            <w:sz w:val="24"/>
          </w:rPr>
          <w:t xml:space="preserve"> </w:t>
        </w:r>
      </w:ins>
      <w:r w:rsidR="00E74A5A" w:rsidRPr="00EE2DA6">
        <w:rPr>
          <w:rFonts w:ascii="Arial" w:hAnsi="Arial" w:cs="Arial"/>
          <w:b/>
          <w:color w:val="auto"/>
          <w:sz w:val="24"/>
          <w:rPrChange w:id="797" w:author="Auditor Interno" w:date="2019-10-10T16:36:00Z">
            <w:rPr>
              <w:rFonts w:ascii="Tahoma" w:hAnsi="Tahoma" w:cs="Tahoma"/>
              <w:b/>
              <w:bCs/>
            </w:rPr>
          </w:rPrChange>
        </w:rPr>
        <w:t>OBJETIVO</w:t>
      </w:r>
      <w:r w:rsidR="002B5DC6" w:rsidRPr="00EE2DA6">
        <w:rPr>
          <w:rFonts w:ascii="Arial" w:hAnsi="Arial" w:cs="Arial"/>
          <w:b/>
          <w:color w:val="auto"/>
          <w:sz w:val="24"/>
          <w:rPrChange w:id="798" w:author="Auditor Interno" w:date="2019-10-10T16:36:00Z">
            <w:rPr>
              <w:rFonts w:ascii="Tahoma" w:hAnsi="Tahoma" w:cs="Tahoma"/>
              <w:b/>
              <w:bCs/>
            </w:rPr>
          </w:rPrChange>
        </w:rPr>
        <w:t>.</w:t>
      </w:r>
      <w:bookmarkEnd w:id="794"/>
    </w:p>
    <w:p w14:paraId="5E5C315C" w14:textId="77777777" w:rsidR="00115FC4" w:rsidRPr="006203B0" w:rsidRDefault="00115FC4" w:rsidP="00F552C6">
      <w:pPr>
        <w:autoSpaceDE w:val="0"/>
        <w:autoSpaceDN w:val="0"/>
        <w:adjustRightInd w:val="0"/>
        <w:rPr>
          <w:rFonts w:ascii="Arial" w:hAnsi="Arial" w:cs="Arial"/>
          <w:b/>
          <w:bCs/>
          <w:sz w:val="22"/>
          <w:szCs w:val="22"/>
          <w:rPrChange w:id="799" w:author="Auditor Interno" w:date="2019-10-10T16:21:00Z">
            <w:rPr>
              <w:rFonts w:ascii="Tahoma" w:hAnsi="Tahoma" w:cs="Tahoma"/>
              <w:b/>
              <w:bCs/>
            </w:rPr>
          </w:rPrChange>
        </w:rPr>
      </w:pPr>
    </w:p>
    <w:p w14:paraId="11DE8565" w14:textId="77777777" w:rsidR="00E74A5A" w:rsidDel="001A65F3" w:rsidRDefault="00E74A5A" w:rsidP="00F552C6">
      <w:pPr>
        <w:autoSpaceDE w:val="0"/>
        <w:autoSpaceDN w:val="0"/>
        <w:adjustRightInd w:val="0"/>
        <w:jc w:val="both"/>
        <w:rPr>
          <w:del w:id="800" w:author="Asus_Generico" w:date="2022-04-13T08:39:00Z"/>
          <w:rFonts w:ascii="Arial" w:hAnsi="Arial" w:cs="Arial"/>
          <w:sz w:val="22"/>
          <w:szCs w:val="22"/>
        </w:rPr>
      </w:pPr>
      <w:r w:rsidRPr="006203B0">
        <w:rPr>
          <w:rFonts w:ascii="Arial" w:hAnsi="Arial" w:cs="Arial"/>
          <w:bCs/>
          <w:sz w:val="22"/>
          <w:szCs w:val="22"/>
          <w:rPrChange w:id="801" w:author="Auditor Interno" w:date="2019-10-10T16:21:00Z">
            <w:rPr>
              <w:rFonts w:ascii="Tahoma" w:hAnsi="Tahoma" w:cs="Tahoma"/>
              <w:bCs/>
            </w:rPr>
          </w:rPrChange>
        </w:rPr>
        <w:t xml:space="preserve">Cumplir con las normas y procedimientos que regulan el proceso de la entidad, para llevar un sano control </w:t>
      </w:r>
      <w:r w:rsidR="00115FC4" w:rsidRPr="006203B0">
        <w:rPr>
          <w:rFonts w:ascii="Arial" w:hAnsi="Arial" w:cs="Arial"/>
          <w:bCs/>
          <w:sz w:val="22"/>
          <w:szCs w:val="22"/>
          <w:rPrChange w:id="802" w:author="Auditor Interno" w:date="2019-10-10T16:21:00Z">
            <w:rPr>
              <w:rFonts w:ascii="Tahoma" w:hAnsi="Tahoma" w:cs="Tahoma"/>
              <w:bCs/>
            </w:rPr>
          </w:rPrChange>
        </w:rPr>
        <w:t xml:space="preserve">de </w:t>
      </w:r>
      <w:r w:rsidRPr="006203B0">
        <w:rPr>
          <w:rFonts w:ascii="Arial" w:hAnsi="Arial" w:cs="Arial"/>
          <w:bCs/>
          <w:sz w:val="22"/>
          <w:szCs w:val="22"/>
          <w:rPrChange w:id="803" w:author="Auditor Interno" w:date="2019-10-10T16:21:00Z">
            <w:rPr>
              <w:rFonts w:ascii="Tahoma" w:hAnsi="Tahoma" w:cs="Tahoma"/>
              <w:bCs/>
            </w:rPr>
          </w:rPrChange>
        </w:rPr>
        <w:t xml:space="preserve">registro y comprobación de </w:t>
      </w:r>
      <w:r w:rsidRPr="006203B0">
        <w:rPr>
          <w:rFonts w:ascii="Arial" w:hAnsi="Arial" w:cs="Arial"/>
          <w:sz w:val="22"/>
          <w:szCs w:val="22"/>
          <w:rPrChange w:id="804" w:author="Auditor Interno" w:date="2019-10-10T16:21:00Z">
            <w:rPr>
              <w:rFonts w:ascii="Tahoma" w:hAnsi="Tahoma" w:cs="Tahoma"/>
            </w:rPr>
          </w:rPrChange>
        </w:rPr>
        <w:t>los diferentes pag</w:t>
      </w:r>
      <w:r w:rsidR="00E76286" w:rsidRPr="006203B0">
        <w:rPr>
          <w:rFonts w:ascii="Arial" w:hAnsi="Arial" w:cs="Arial"/>
          <w:sz w:val="22"/>
          <w:szCs w:val="22"/>
          <w:rPrChange w:id="805" w:author="Auditor Interno" w:date="2019-10-10T16:21:00Z">
            <w:rPr>
              <w:rFonts w:ascii="Tahoma" w:hAnsi="Tahoma" w:cs="Tahoma"/>
            </w:rPr>
          </w:rPrChange>
        </w:rPr>
        <w:t>os realizados en la institución.</w:t>
      </w:r>
    </w:p>
    <w:p w14:paraId="690432C6" w14:textId="77777777" w:rsidR="001A65F3" w:rsidRDefault="001A65F3" w:rsidP="00F552C6">
      <w:pPr>
        <w:autoSpaceDE w:val="0"/>
        <w:autoSpaceDN w:val="0"/>
        <w:adjustRightInd w:val="0"/>
        <w:jc w:val="both"/>
        <w:rPr>
          <w:ins w:id="806" w:author="Asus_Generico" w:date="2022-04-13T08:42:00Z"/>
          <w:rFonts w:ascii="Arial" w:hAnsi="Arial" w:cs="Arial"/>
          <w:b/>
          <w:bCs/>
          <w:sz w:val="22"/>
          <w:szCs w:val="22"/>
        </w:rPr>
      </w:pPr>
    </w:p>
    <w:p w14:paraId="20B0278B" w14:textId="52949260" w:rsidR="00E74A5A" w:rsidRPr="001A65F3" w:rsidDel="00BC6565" w:rsidRDefault="00E74A5A" w:rsidP="00F552C6">
      <w:pPr>
        <w:autoSpaceDE w:val="0"/>
        <w:autoSpaceDN w:val="0"/>
        <w:adjustRightInd w:val="0"/>
        <w:jc w:val="both"/>
        <w:rPr>
          <w:ins w:id="807" w:author="Auditor Interno" w:date="2019-10-11T13:21:00Z"/>
          <w:del w:id="808" w:author="Asus_Generico" w:date="2022-04-13T14:06:00Z"/>
          <w:rFonts w:ascii="Arial" w:hAnsi="Arial" w:cs="Arial"/>
          <w:b/>
          <w:bCs/>
          <w:sz w:val="22"/>
          <w:szCs w:val="22"/>
        </w:rPr>
      </w:pPr>
    </w:p>
    <w:p w14:paraId="29C7ECB6" w14:textId="70A1B3F1" w:rsidR="00985926" w:rsidRPr="001A65F3" w:rsidDel="001A65F3" w:rsidRDefault="00985926">
      <w:pPr>
        <w:autoSpaceDE w:val="0"/>
        <w:autoSpaceDN w:val="0"/>
        <w:adjustRightInd w:val="0"/>
        <w:jc w:val="both"/>
        <w:rPr>
          <w:ins w:id="809" w:author="Auditor Interno" w:date="2019-10-11T13:21:00Z"/>
          <w:del w:id="810" w:author="Asus_Generico" w:date="2022-04-13T08:39:00Z"/>
          <w:rFonts w:ascii="Arial" w:hAnsi="Arial" w:cs="Arial"/>
          <w:b/>
          <w:bCs/>
          <w:sz w:val="26"/>
          <w:szCs w:val="26"/>
          <w:rPrChange w:id="811" w:author="Asus_Generico" w:date="2022-04-13T08:39:00Z">
            <w:rPr>
              <w:ins w:id="812" w:author="Auditor Interno" w:date="2019-10-11T13:21:00Z"/>
              <w:del w:id="813" w:author="Asus_Generico" w:date="2022-04-13T08:39:00Z"/>
              <w:rFonts w:ascii="Arial" w:hAnsi="Arial" w:cs="Arial"/>
              <w:b/>
              <w:bCs/>
              <w:sz w:val="22"/>
              <w:szCs w:val="22"/>
            </w:rPr>
          </w:rPrChange>
        </w:rPr>
      </w:pPr>
    </w:p>
    <w:p w14:paraId="0681079C" w14:textId="1F0DA43F" w:rsidR="00985926" w:rsidRPr="001A65F3" w:rsidDel="001A65F3" w:rsidRDefault="00985926">
      <w:pPr>
        <w:autoSpaceDE w:val="0"/>
        <w:autoSpaceDN w:val="0"/>
        <w:adjustRightInd w:val="0"/>
        <w:jc w:val="both"/>
        <w:rPr>
          <w:ins w:id="814" w:author="Auditor Interno" w:date="2019-10-11T13:21:00Z"/>
          <w:del w:id="815" w:author="Asus_Generico" w:date="2022-04-13T08:36:00Z"/>
          <w:rFonts w:ascii="Arial" w:hAnsi="Arial" w:cs="Arial"/>
          <w:b/>
          <w:bCs/>
          <w:sz w:val="22"/>
          <w:szCs w:val="22"/>
        </w:rPr>
      </w:pPr>
    </w:p>
    <w:p w14:paraId="6962BDAE" w14:textId="3966B0EF" w:rsidR="00985926" w:rsidRPr="001A65F3" w:rsidDel="001A65F3" w:rsidRDefault="00985926">
      <w:pPr>
        <w:autoSpaceDE w:val="0"/>
        <w:autoSpaceDN w:val="0"/>
        <w:adjustRightInd w:val="0"/>
        <w:jc w:val="both"/>
        <w:rPr>
          <w:del w:id="816" w:author="Asus_Generico" w:date="2022-04-13T08:39:00Z"/>
          <w:rFonts w:ascii="Arial" w:hAnsi="Arial" w:cs="Arial"/>
          <w:b/>
          <w:bCs/>
          <w:sz w:val="22"/>
          <w:szCs w:val="22"/>
          <w:rPrChange w:id="817" w:author="Asus_Generico" w:date="2022-04-13T08:36:00Z">
            <w:rPr>
              <w:del w:id="818" w:author="Asus_Generico" w:date="2022-04-13T08:39:00Z"/>
              <w:rFonts w:ascii="Tahoma" w:hAnsi="Tahoma" w:cs="Tahoma"/>
              <w:b/>
              <w:bCs/>
            </w:rPr>
          </w:rPrChange>
        </w:rPr>
      </w:pPr>
    </w:p>
    <w:p w14:paraId="287A29C6" w14:textId="0A1BD698" w:rsidR="001A65F3" w:rsidRPr="001A65F3" w:rsidRDefault="001A65F3">
      <w:pPr>
        <w:tabs>
          <w:tab w:val="left" w:pos="1245"/>
        </w:tabs>
        <w:autoSpaceDE w:val="0"/>
        <w:autoSpaceDN w:val="0"/>
        <w:adjustRightInd w:val="0"/>
        <w:rPr>
          <w:ins w:id="819" w:author="Asus_Generico" w:date="2022-04-13T08:39:00Z"/>
          <w:rFonts w:ascii="Arial" w:hAnsi="Arial" w:cs="Arial"/>
          <w:b/>
          <w:bCs/>
          <w:sz w:val="26"/>
          <w:szCs w:val="26"/>
          <w:rPrChange w:id="820" w:author="Asus_Generico" w:date="2022-04-13T08:42:00Z">
            <w:rPr>
              <w:ins w:id="821" w:author="Asus_Generico" w:date="2022-04-13T08:39:00Z"/>
              <w:rFonts w:ascii="Arial" w:hAnsi="Arial" w:cs="Arial"/>
              <w:b/>
              <w:bCs/>
              <w:sz w:val="22"/>
              <w:szCs w:val="22"/>
            </w:rPr>
          </w:rPrChange>
        </w:rPr>
        <w:pPrChange w:id="822" w:author="Asus_Generico" w:date="2022-04-13T08:42:00Z">
          <w:pPr>
            <w:numPr>
              <w:numId w:val="20"/>
            </w:numPr>
            <w:autoSpaceDE w:val="0"/>
            <w:autoSpaceDN w:val="0"/>
            <w:adjustRightInd w:val="0"/>
            <w:ind w:left="720" w:hanging="360"/>
          </w:pPr>
        </w:pPrChange>
      </w:pPr>
      <w:ins w:id="823" w:author="Asus_Generico" w:date="2022-04-13T08:42:00Z">
        <w:r>
          <w:rPr>
            <w:rFonts w:ascii="Arial" w:hAnsi="Arial" w:cs="Arial"/>
            <w:b/>
            <w:bCs/>
            <w:sz w:val="26"/>
            <w:szCs w:val="26"/>
          </w:rPr>
          <w:tab/>
        </w:r>
      </w:ins>
    </w:p>
    <w:p w14:paraId="20E9CDA6" w14:textId="63CC0214" w:rsidR="00E74A5A" w:rsidRPr="002B38B3" w:rsidDel="00ED584A" w:rsidRDefault="00A37C43">
      <w:pPr>
        <w:pStyle w:val="Ttulo1"/>
        <w:rPr>
          <w:del w:id="824" w:author="Auditor Interno" w:date="2019-10-10T16:46:00Z"/>
          <w:rFonts w:ascii="Arial" w:hAnsi="Arial" w:cs="Arial"/>
          <w:b/>
          <w:rPrChange w:id="825" w:author="Asus_Generico" w:date="2022-04-13T14:23:00Z">
            <w:rPr>
              <w:del w:id="826" w:author="Auditor Interno" w:date="2019-10-10T16:46:00Z"/>
              <w:rFonts w:ascii="Tahoma" w:hAnsi="Tahoma" w:cs="Tahoma"/>
              <w:b/>
              <w:bCs/>
            </w:rPr>
          </w:rPrChange>
        </w:rPr>
        <w:pPrChange w:id="827" w:author="Asus_Generico" w:date="2022-04-13T14:23:00Z">
          <w:pPr>
            <w:autoSpaceDE w:val="0"/>
            <w:autoSpaceDN w:val="0"/>
            <w:adjustRightInd w:val="0"/>
          </w:pPr>
        </w:pPrChange>
      </w:pPr>
      <w:del w:id="828" w:author="Auditor Interno" w:date="2019-10-10T16:20:00Z">
        <w:r w:rsidRPr="002B38B3" w:rsidDel="006203B0">
          <w:rPr>
            <w:rFonts w:ascii="Arial" w:hAnsi="Arial" w:cs="Arial"/>
            <w:b/>
            <w:rPrChange w:id="829" w:author="Asus_Generico" w:date="2022-04-13T14:23:00Z">
              <w:rPr>
                <w:rFonts w:ascii="Tahoma" w:hAnsi="Tahoma" w:cs="Tahoma"/>
                <w:b/>
                <w:bCs/>
              </w:rPr>
            </w:rPrChange>
          </w:rPr>
          <w:br w:type="page"/>
        </w:r>
      </w:del>
    </w:p>
    <w:p w14:paraId="44831E17" w14:textId="30D1F73C" w:rsidR="00A37C43" w:rsidRPr="002B38B3" w:rsidRDefault="000D1276">
      <w:pPr>
        <w:pStyle w:val="Ttulo1"/>
        <w:rPr>
          <w:rFonts w:ascii="Arial" w:hAnsi="Arial" w:cs="Arial"/>
          <w:b/>
          <w:rPrChange w:id="830" w:author="Asus_Generico" w:date="2022-04-13T14:23:00Z">
            <w:rPr>
              <w:rFonts w:ascii="Tahoma" w:hAnsi="Tahoma" w:cs="Tahoma"/>
              <w:b/>
              <w:bCs/>
            </w:rPr>
          </w:rPrChange>
        </w:rPr>
        <w:pPrChange w:id="831" w:author="Asus_Generico" w:date="2022-04-13T14:23:00Z">
          <w:pPr>
            <w:numPr>
              <w:numId w:val="20"/>
            </w:numPr>
            <w:autoSpaceDE w:val="0"/>
            <w:autoSpaceDN w:val="0"/>
            <w:adjustRightInd w:val="0"/>
            <w:ind w:left="720" w:hanging="360"/>
          </w:pPr>
        </w:pPrChange>
      </w:pPr>
      <w:ins w:id="832" w:author="Auditor Interno" w:date="2019-10-10T16:41:00Z">
        <w:del w:id="833" w:author="Yadi M." w:date="2022-04-11T17:25:00Z">
          <w:r w:rsidRPr="002B38B3" w:rsidDel="001C6097">
            <w:rPr>
              <w:rFonts w:ascii="Arial" w:hAnsi="Arial" w:cs="Arial"/>
              <w:b/>
              <w:color w:val="auto"/>
              <w:sz w:val="24"/>
              <w:rPrChange w:id="834" w:author="Asus_Generico" w:date="2022-04-13T14:23:00Z">
                <w:rPr/>
              </w:rPrChange>
            </w:rPr>
            <w:delText>4.</w:delText>
          </w:r>
        </w:del>
      </w:ins>
      <w:del w:id="835" w:author="Yadi M." w:date="2022-04-11T17:25:00Z">
        <w:r w:rsidR="00A37C43" w:rsidRPr="002B38B3" w:rsidDel="001C6097">
          <w:rPr>
            <w:rFonts w:ascii="Arial" w:hAnsi="Arial" w:cs="Arial"/>
            <w:b/>
            <w:color w:val="auto"/>
            <w:sz w:val="24"/>
            <w:rPrChange w:id="836" w:author="Asus_Generico" w:date="2022-04-13T14:23:00Z">
              <w:rPr>
                <w:rFonts w:ascii="Tahoma" w:hAnsi="Tahoma" w:cs="Tahoma"/>
                <w:b/>
                <w:bCs/>
              </w:rPr>
            </w:rPrChange>
          </w:rPr>
          <w:delText>SUJETOS</w:delText>
        </w:r>
      </w:del>
      <w:ins w:id="837" w:author="Yadi M." w:date="2022-04-11T17:25:00Z">
        <w:r w:rsidR="001C6097" w:rsidRPr="002B38B3">
          <w:rPr>
            <w:rFonts w:ascii="Arial" w:hAnsi="Arial" w:cs="Arial"/>
            <w:b/>
            <w:color w:val="auto"/>
            <w:sz w:val="24"/>
            <w:rPrChange w:id="838" w:author="Asus_Generico" w:date="2022-04-13T14:23:00Z">
              <w:rPr/>
            </w:rPrChange>
          </w:rPr>
          <w:t>4. SUJETOS</w:t>
        </w:r>
      </w:ins>
      <w:r w:rsidR="00A37C43" w:rsidRPr="002B38B3">
        <w:rPr>
          <w:rFonts w:ascii="Arial" w:hAnsi="Arial" w:cs="Arial"/>
          <w:b/>
          <w:color w:val="auto"/>
          <w:sz w:val="24"/>
          <w:rPrChange w:id="839" w:author="Asus_Generico" w:date="2022-04-13T14:23:00Z">
            <w:rPr>
              <w:rFonts w:ascii="Tahoma" w:hAnsi="Tahoma" w:cs="Tahoma"/>
              <w:b/>
              <w:bCs/>
            </w:rPr>
          </w:rPrChange>
        </w:rPr>
        <w:t xml:space="preserve"> DE LOS GASTOS POR COMPROBAR</w:t>
      </w:r>
      <w:r w:rsidR="002B5DC6" w:rsidRPr="002B38B3">
        <w:rPr>
          <w:rFonts w:ascii="Arial" w:hAnsi="Arial" w:cs="Arial"/>
          <w:b/>
          <w:color w:val="auto"/>
          <w:sz w:val="24"/>
          <w:rPrChange w:id="840" w:author="Asus_Generico" w:date="2022-04-13T14:23:00Z">
            <w:rPr>
              <w:rFonts w:ascii="Tahoma" w:hAnsi="Tahoma" w:cs="Tahoma"/>
              <w:b/>
              <w:bCs/>
            </w:rPr>
          </w:rPrChange>
        </w:rPr>
        <w:t>.</w:t>
      </w:r>
    </w:p>
    <w:p w14:paraId="75262873" w14:textId="77777777" w:rsidR="00A37C43" w:rsidRPr="006203B0" w:rsidRDefault="00A37C43">
      <w:pPr>
        <w:autoSpaceDE w:val="0"/>
        <w:autoSpaceDN w:val="0"/>
        <w:adjustRightInd w:val="0"/>
        <w:spacing w:before="60" w:after="60"/>
        <w:jc w:val="both"/>
        <w:rPr>
          <w:rFonts w:ascii="Arial" w:hAnsi="Arial" w:cs="Arial"/>
          <w:bCs/>
          <w:sz w:val="22"/>
          <w:szCs w:val="22"/>
          <w:rPrChange w:id="841" w:author="Auditor Interno" w:date="2019-10-10T16:21:00Z">
            <w:rPr>
              <w:rFonts w:ascii="Tahoma" w:hAnsi="Tahoma" w:cs="Tahoma"/>
              <w:bCs/>
            </w:rPr>
          </w:rPrChange>
        </w:rPr>
      </w:pPr>
    </w:p>
    <w:p w14:paraId="53EACAA6" w14:textId="77777777" w:rsidR="00A37C43" w:rsidRPr="006203B0" w:rsidRDefault="00A37C43">
      <w:pPr>
        <w:numPr>
          <w:ilvl w:val="0"/>
          <w:numId w:val="12"/>
        </w:numPr>
        <w:autoSpaceDE w:val="0"/>
        <w:autoSpaceDN w:val="0"/>
        <w:adjustRightInd w:val="0"/>
        <w:spacing w:before="60" w:after="60" w:line="276" w:lineRule="auto"/>
        <w:jc w:val="both"/>
        <w:rPr>
          <w:rFonts w:ascii="Arial" w:hAnsi="Arial" w:cs="Arial"/>
          <w:bCs/>
          <w:sz w:val="22"/>
          <w:szCs w:val="22"/>
          <w:rPrChange w:id="842" w:author="Auditor Interno" w:date="2019-10-10T16:21:00Z">
            <w:rPr>
              <w:rFonts w:ascii="Tahoma" w:hAnsi="Tahoma" w:cs="Tahoma"/>
              <w:bCs/>
            </w:rPr>
          </w:rPrChange>
        </w:rPr>
        <w:pPrChange w:id="843" w:author="Auditor Interno" w:date="2019-10-10T16:46:00Z">
          <w:pPr>
            <w:numPr>
              <w:numId w:val="12"/>
            </w:numPr>
            <w:tabs>
              <w:tab w:val="num" w:pos="750"/>
            </w:tabs>
            <w:autoSpaceDE w:val="0"/>
            <w:autoSpaceDN w:val="0"/>
            <w:adjustRightInd w:val="0"/>
            <w:spacing w:before="60" w:after="60"/>
            <w:ind w:left="750" w:hanging="390"/>
            <w:jc w:val="both"/>
          </w:pPr>
        </w:pPrChange>
      </w:pPr>
      <w:r w:rsidRPr="006203B0">
        <w:rPr>
          <w:rFonts w:ascii="Arial" w:hAnsi="Arial" w:cs="Arial"/>
          <w:bCs/>
          <w:sz w:val="22"/>
          <w:szCs w:val="22"/>
          <w:rPrChange w:id="844" w:author="Auditor Interno" w:date="2019-10-10T16:21:00Z">
            <w:rPr>
              <w:rFonts w:ascii="Tahoma" w:hAnsi="Tahoma" w:cs="Tahoma"/>
              <w:bCs/>
            </w:rPr>
          </w:rPrChange>
        </w:rPr>
        <w:t xml:space="preserve">Son sujetos de gastos por </w:t>
      </w:r>
      <w:r w:rsidR="00F4686B" w:rsidRPr="006203B0">
        <w:rPr>
          <w:rFonts w:ascii="Arial" w:hAnsi="Arial" w:cs="Arial"/>
          <w:bCs/>
          <w:sz w:val="22"/>
          <w:szCs w:val="22"/>
          <w:rPrChange w:id="845" w:author="Auditor Interno" w:date="2019-10-10T16:21:00Z">
            <w:rPr>
              <w:rFonts w:ascii="Tahoma" w:hAnsi="Tahoma" w:cs="Tahoma"/>
              <w:bCs/>
            </w:rPr>
          </w:rPrChange>
        </w:rPr>
        <w:t>comprobar todos</w:t>
      </w:r>
      <w:r w:rsidRPr="006203B0">
        <w:rPr>
          <w:rFonts w:ascii="Arial" w:hAnsi="Arial" w:cs="Arial"/>
          <w:bCs/>
          <w:sz w:val="22"/>
          <w:szCs w:val="22"/>
          <w:rPrChange w:id="846" w:author="Auditor Interno" w:date="2019-10-10T16:21:00Z">
            <w:rPr>
              <w:rFonts w:ascii="Tahoma" w:hAnsi="Tahoma" w:cs="Tahoma"/>
              <w:bCs/>
            </w:rPr>
          </w:rPrChange>
        </w:rPr>
        <w:t xml:space="preserve"> los empleados y directivos que requieran hacer algún gasto o anticipo de inversión de acuerdo a los lineamientos establecidos en las presentes políticas.</w:t>
      </w:r>
    </w:p>
    <w:p w14:paraId="716D1A58" w14:textId="77777777" w:rsidR="00A37C43" w:rsidRPr="006203B0" w:rsidRDefault="00A37C43">
      <w:pPr>
        <w:numPr>
          <w:ilvl w:val="0"/>
          <w:numId w:val="12"/>
        </w:numPr>
        <w:autoSpaceDE w:val="0"/>
        <w:autoSpaceDN w:val="0"/>
        <w:adjustRightInd w:val="0"/>
        <w:spacing w:before="60" w:after="60" w:line="276" w:lineRule="auto"/>
        <w:jc w:val="both"/>
        <w:rPr>
          <w:rFonts w:ascii="Arial" w:hAnsi="Arial" w:cs="Arial"/>
          <w:bCs/>
          <w:sz w:val="22"/>
          <w:szCs w:val="22"/>
          <w:rPrChange w:id="847" w:author="Auditor Interno" w:date="2019-10-10T16:21:00Z">
            <w:rPr>
              <w:rFonts w:ascii="Tahoma" w:hAnsi="Tahoma" w:cs="Tahoma"/>
              <w:bCs/>
            </w:rPr>
          </w:rPrChange>
        </w:rPr>
        <w:pPrChange w:id="848" w:author="Auditor Interno" w:date="2019-10-10T16:46:00Z">
          <w:pPr>
            <w:numPr>
              <w:numId w:val="12"/>
            </w:numPr>
            <w:tabs>
              <w:tab w:val="num" w:pos="750"/>
            </w:tabs>
            <w:autoSpaceDE w:val="0"/>
            <w:autoSpaceDN w:val="0"/>
            <w:adjustRightInd w:val="0"/>
            <w:spacing w:before="60" w:after="60"/>
            <w:ind w:left="750" w:hanging="390"/>
            <w:jc w:val="both"/>
          </w:pPr>
        </w:pPrChange>
      </w:pPr>
      <w:r w:rsidRPr="006203B0">
        <w:rPr>
          <w:rFonts w:ascii="Arial" w:hAnsi="Arial" w:cs="Arial"/>
          <w:bCs/>
          <w:sz w:val="22"/>
          <w:szCs w:val="22"/>
          <w:rPrChange w:id="849" w:author="Auditor Interno" w:date="2019-10-10T16:21:00Z">
            <w:rPr>
              <w:rFonts w:ascii="Tahoma" w:hAnsi="Tahoma" w:cs="Tahoma"/>
              <w:bCs/>
            </w:rPr>
          </w:rPrChange>
        </w:rPr>
        <w:t xml:space="preserve">Los conceptos por los cuales puede realizarse alguna erogación de afectación a gastos por comprobar son única y exclusivamente los siguientes: </w:t>
      </w:r>
    </w:p>
    <w:p w14:paraId="01988C39" w14:textId="77777777" w:rsidR="00A37C43" w:rsidDel="005D6937" w:rsidRDefault="00A37C43">
      <w:pPr>
        <w:numPr>
          <w:ilvl w:val="1"/>
          <w:numId w:val="12"/>
        </w:numPr>
        <w:autoSpaceDE w:val="0"/>
        <w:autoSpaceDN w:val="0"/>
        <w:adjustRightInd w:val="0"/>
        <w:spacing w:before="60" w:after="60" w:line="276" w:lineRule="auto"/>
        <w:jc w:val="both"/>
        <w:rPr>
          <w:del w:id="850" w:author="Asus_Generico" w:date="2022-04-13T14:25:00Z"/>
          <w:sz w:val="22"/>
          <w:szCs w:val="22"/>
        </w:rPr>
        <w:pPrChange w:id="851" w:author="Asus_Generico" w:date="2022-04-13T14:25:00Z">
          <w:pPr>
            <w:pStyle w:val="Ttulo2"/>
            <w:numPr>
              <w:numId w:val="20"/>
            </w:numPr>
            <w:spacing w:before="0" w:after="0"/>
            <w:ind w:left="720" w:hanging="360"/>
            <w:jc w:val="both"/>
          </w:pPr>
        </w:pPrChange>
      </w:pPr>
      <w:r w:rsidRPr="006203B0">
        <w:rPr>
          <w:rFonts w:ascii="Arial" w:hAnsi="Arial" w:cs="Arial"/>
          <w:bCs/>
          <w:sz w:val="22"/>
          <w:szCs w:val="22"/>
          <w:rPrChange w:id="852" w:author="Auditor Interno" w:date="2019-10-10T16:21:00Z">
            <w:rPr>
              <w:rFonts w:ascii="Tahoma" w:hAnsi="Tahoma" w:cs="Tahoma"/>
              <w:b w:val="0"/>
              <w:i w:val="0"/>
              <w:iCs w:val="0"/>
            </w:rPr>
          </w:rPrChange>
        </w:rPr>
        <w:t>Los Viáticos (comidas, hospedajes, transporte)</w:t>
      </w:r>
      <w:r w:rsidR="00487DBF" w:rsidRPr="006203B0">
        <w:rPr>
          <w:rFonts w:ascii="Arial" w:hAnsi="Arial" w:cs="Arial"/>
          <w:bCs/>
          <w:sz w:val="22"/>
          <w:szCs w:val="22"/>
          <w:rPrChange w:id="853" w:author="Auditor Interno" w:date="2019-10-10T16:21:00Z">
            <w:rPr>
              <w:rFonts w:ascii="Tahoma" w:hAnsi="Tahoma" w:cs="Tahoma"/>
              <w:b w:val="0"/>
              <w:i w:val="0"/>
              <w:iCs w:val="0"/>
            </w:rPr>
          </w:rPrChange>
        </w:rPr>
        <w:t>.</w:t>
      </w:r>
    </w:p>
    <w:p w14:paraId="388F57F4" w14:textId="77777777" w:rsidR="005D6937" w:rsidRPr="006203B0" w:rsidRDefault="005D6937">
      <w:pPr>
        <w:numPr>
          <w:ilvl w:val="1"/>
          <w:numId w:val="12"/>
        </w:numPr>
        <w:autoSpaceDE w:val="0"/>
        <w:autoSpaceDN w:val="0"/>
        <w:adjustRightInd w:val="0"/>
        <w:spacing w:before="60" w:after="60" w:line="276" w:lineRule="auto"/>
        <w:jc w:val="both"/>
        <w:rPr>
          <w:ins w:id="854" w:author="Asus_Generico" w:date="2022-04-13T14:25:00Z"/>
          <w:rFonts w:ascii="Arial" w:hAnsi="Arial" w:cs="Arial"/>
          <w:bCs/>
          <w:sz w:val="22"/>
          <w:szCs w:val="22"/>
          <w:rPrChange w:id="855" w:author="Auditor Interno" w:date="2019-10-10T16:21:00Z">
            <w:rPr>
              <w:ins w:id="856" w:author="Asus_Generico" w:date="2022-04-13T14:25:00Z"/>
              <w:rFonts w:ascii="Tahoma" w:hAnsi="Tahoma" w:cs="Tahoma"/>
              <w:bCs/>
            </w:rPr>
          </w:rPrChange>
        </w:rPr>
        <w:pPrChange w:id="857" w:author="Auditor Interno" w:date="2019-10-10T16:46:00Z">
          <w:pPr>
            <w:numPr>
              <w:ilvl w:val="1"/>
              <w:numId w:val="12"/>
            </w:numPr>
            <w:tabs>
              <w:tab w:val="num" w:pos="1440"/>
            </w:tabs>
            <w:autoSpaceDE w:val="0"/>
            <w:autoSpaceDN w:val="0"/>
            <w:adjustRightInd w:val="0"/>
            <w:spacing w:before="60" w:after="60"/>
            <w:ind w:left="1440" w:hanging="360"/>
            <w:jc w:val="both"/>
          </w:pPr>
        </w:pPrChange>
      </w:pPr>
    </w:p>
    <w:p w14:paraId="6E2E0ACC" w14:textId="77777777" w:rsidR="005D6937" w:rsidRDefault="00A37C43">
      <w:pPr>
        <w:numPr>
          <w:ilvl w:val="1"/>
          <w:numId w:val="12"/>
        </w:numPr>
        <w:autoSpaceDE w:val="0"/>
        <w:autoSpaceDN w:val="0"/>
        <w:adjustRightInd w:val="0"/>
        <w:spacing w:before="60" w:after="60" w:line="276" w:lineRule="auto"/>
        <w:jc w:val="both"/>
        <w:rPr>
          <w:ins w:id="858" w:author="Asus_Generico" w:date="2022-04-13T14:25:00Z"/>
          <w:sz w:val="22"/>
          <w:szCs w:val="22"/>
        </w:rPr>
        <w:pPrChange w:id="859" w:author="Asus_Generico" w:date="2022-04-13T14:25:00Z">
          <w:pPr>
            <w:pStyle w:val="Ttulo2"/>
            <w:numPr>
              <w:numId w:val="20"/>
            </w:numPr>
            <w:spacing w:before="0" w:after="0"/>
            <w:ind w:left="720" w:hanging="360"/>
            <w:jc w:val="both"/>
          </w:pPr>
        </w:pPrChange>
      </w:pPr>
      <w:r w:rsidRPr="005D6937">
        <w:rPr>
          <w:rFonts w:ascii="Arial" w:hAnsi="Arial" w:cs="Arial"/>
          <w:bCs/>
          <w:sz w:val="22"/>
          <w:szCs w:val="22"/>
          <w:rPrChange w:id="860" w:author="Asus_Generico" w:date="2022-04-13T14:25:00Z">
            <w:rPr>
              <w:rFonts w:ascii="Tahoma" w:hAnsi="Tahoma" w:cs="Tahoma"/>
              <w:b w:val="0"/>
              <w:i w:val="0"/>
              <w:iCs w:val="0"/>
            </w:rPr>
          </w:rPrChange>
        </w:rPr>
        <w:t xml:space="preserve">Las Compras relacionadas con la actividad principal de </w:t>
      </w:r>
      <w:r w:rsidR="00F4686B" w:rsidRPr="005D6937">
        <w:rPr>
          <w:rFonts w:ascii="Arial" w:hAnsi="Arial" w:cs="Arial"/>
          <w:bCs/>
          <w:sz w:val="22"/>
          <w:szCs w:val="22"/>
          <w:rPrChange w:id="861" w:author="Asus_Generico" w:date="2022-04-13T14:25:00Z">
            <w:rPr>
              <w:rFonts w:ascii="Tahoma" w:hAnsi="Tahoma" w:cs="Tahoma"/>
              <w:b w:val="0"/>
              <w:i w:val="0"/>
              <w:iCs w:val="0"/>
            </w:rPr>
          </w:rPrChange>
        </w:rPr>
        <w:t>la Caja</w:t>
      </w:r>
      <w:r w:rsidRPr="005D6937">
        <w:rPr>
          <w:rFonts w:ascii="Arial" w:hAnsi="Arial" w:cs="Arial"/>
          <w:bCs/>
          <w:sz w:val="22"/>
          <w:szCs w:val="22"/>
          <w:rPrChange w:id="862" w:author="Asus_Generico" w:date="2022-04-13T14:25:00Z">
            <w:rPr>
              <w:rFonts w:ascii="Tahoma" w:hAnsi="Tahoma" w:cs="Tahoma"/>
              <w:b w:val="0"/>
              <w:i w:val="0"/>
              <w:iCs w:val="0"/>
            </w:rPr>
          </w:rPrChange>
        </w:rPr>
        <w:t>, y que previamente hayan sido autorizada</w:t>
      </w:r>
      <w:ins w:id="863" w:author="Auditor Interno" w:date="2019-10-10T16:44:00Z">
        <w:r w:rsidR="000D1276" w:rsidRPr="005D6937">
          <w:rPr>
            <w:rFonts w:ascii="Arial" w:hAnsi="Arial" w:cs="Arial"/>
            <w:bCs/>
            <w:sz w:val="22"/>
            <w:szCs w:val="22"/>
            <w:rPrChange w:id="864" w:author="Asus_Generico" w:date="2022-04-13T14:25:00Z">
              <w:rPr>
                <w:b w:val="0"/>
                <w:bCs w:val="0"/>
                <w:i w:val="0"/>
                <w:iCs w:val="0"/>
                <w:sz w:val="22"/>
                <w:szCs w:val="22"/>
              </w:rPr>
            </w:rPrChange>
          </w:rPr>
          <w:t>s.</w:t>
        </w:r>
      </w:ins>
    </w:p>
    <w:p w14:paraId="5DA8BDAD" w14:textId="77777777" w:rsidR="000B43BB" w:rsidRPr="00BF6986" w:rsidRDefault="000B43BB">
      <w:pPr>
        <w:rPr>
          <w:ins w:id="865" w:author="Asus_Generico" w:date="2022-04-13T14:29:00Z"/>
          <w:rFonts w:eastAsiaTheme="majorEastAsia"/>
          <w:sz w:val="26"/>
          <w:szCs w:val="26"/>
          <w:rPrChange w:id="866" w:author="Asus_Generico" w:date="2022-04-13T14:31:00Z">
            <w:rPr>
              <w:ins w:id="867" w:author="Asus_Generico" w:date="2022-04-13T14:29:00Z"/>
              <w:rFonts w:eastAsiaTheme="majorEastAsia"/>
            </w:rPr>
          </w:rPrChange>
        </w:rPr>
        <w:pPrChange w:id="868" w:author="Asus_Generico" w:date="2022-04-13T14:29:00Z">
          <w:pPr>
            <w:pStyle w:val="Ttulo2"/>
            <w:numPr>
              <w:numId w:val="20"/>
            </w:numPr>
            <w:spacing w:before="0" w:after="0"/>
            <w:ind w:left="720" w:hanging="360"/>
            <w:jc w:val="both"/>
          </w:pPr>
        </w:pPrChange>
      </w:pPr>
    </w:p>
    <w:p w14:paraId="544809B3" w14:textId="7DC9405C" w:rsidR="00A37C43" w:rsidRPr="00EB5327" w:rsidDel="001A65F3" w:rsidRDefault="000B43BB">
      <w:pPr>
        <w:pStyle w:val="Ttulo1"/>
        <w:rPr>
          <w:ins w:id="869" w:author="Auditor Interno" w:date="2019-10-10T16:44:00Z"/>
          <w:del w:id="870" w:author="Asus_Generico" w:date="2022-04-13T08:40:00Z"/>
          <w:rPrChange w:id="871" w:author="Asus_Generico" w:date="2022-04-13T14:27:00Z">
            <w:rPr>
              <w:ins w:id="872" w:author="Auditor Interno" w:date="2019-10-10T16:44:00Z"/>
              <w:del w:id="873" w:author="Asus_Generico" w:date="2022-04-13T08:40:00Z"/>
              <w:rFonts w:ascii="Arial" w:hAnsi="Arial" w:cs="Arial"/>
              <w:bCs/>
              <w:sz w:val="22"/>
              <w:szCs w:val="22"/>
            </w:rPr>
          </w:rPrChange>
        </w:rPr>
        <w:pPrChange w:id="874" w:author="Asus_Generico" w:date="2022-04-13T14:29:00Z">
          <w:pPr>
            <w:numPr>
              <w:ilvl w:val="1"/>
              <w:numId w:val="12"/>
            </w:numPr>
            <w:tabs>
              <w:tab w:val="num" w:pos="1440"/>
            </w:tabs>
            <w:autoSpaceDE w:val="0"/>
            <w:autoSpaceDN w:val="0"/>
            <w:adjustRightInd w:val="0"/>
            <w:spacing w:before="60" w:after="60"/>
            <w:ind w:left="1440" w:hanging="360"/>
            <w:jc w:val="both"/>
          </w:pPr>
        </w:pPrChange>
      </w:pPr>
      <w:ins w:id="875" w:author="Asus_Generico" w:date="2022-04-13T14:30:00Z">
        <w:r w:rsidRPr="00A86FAF">
          <w:rPr>
            <w:rFonts w:ascii="Arial" w:hAnsi="Arial" w:cs="Arial"/>
            <w:b/>
            <w:color w:val="auto"/>
            <w:sz w:val="24"/>
          </w:rPr>
          <w:lastRenderedPageBreak/>
          <w:t>5. REQUISITOS DE COMPROBACIÓN.</w:t>
        </w:r>
      </w:ins>
      <w:del w:id="876" w:author="Asus_Generico" w:date="2022-04-13T14:24:00Z">
        <w:r w:rsidR="00A37C43" w:rsidRPr="00EB5327" w:rsidDel="005D6937">
          <w:rPr>
            <w:rPrChange w:id="877" w:author="Asus_Generico" w:date="2022-04-13T14:27:00Z">
              <w:rPr>
                <w:rFonts w:ascii="Tahoma" w:hAnsi="Tahoma" w:cs="Tahoma"/>
                <w:bCs/>
              </w:rPr>
            </w:rPrChange>
          </w:rPr>
          <w:delText>s.</w:delText>
        </w:r>
      </w:del>
    </w:p>
    <w:p w14:paraId="4C4AC48E" w14:textId="77777777" w:rsidR="001A65F3" w:rsidRPr="002B38B3" w:rsidDel="001D489F" w:rsidRDefault="001A65F3">
      <w:pPr>
        <w:pStyle w:val="Ttulo1"/>
        <w:rPr>
          <w:del w:id="878" w:author="Asus_Generico" w:date="2022-04-13T14:15:00Z"/>
          <w:rPrChange w:id="879" w:author="Asus_Generico" w:date="2022-04-13T14:23:00Z">
            <w:rPr>
              <w:del w:id="880" w:author="Asus_Generico" w:date="2022-04-13T14:15:00Z"/>
              <w:rFonts w:ascii="Tahoma" w:hAnsi="Tahoma" w:cs="Tahoma"/>
              <w:bCs/>
            </w:rPr>
          </w:rPrChange>
        </w:rPr>
        <w:pPrChange w:id="881" w:author="Asus_Generico" w:date="2022-04-13T14:29:00Z">
          <w:pPr>
            <w:numPr>
              <w:ilvl w:val="1"/>
              <w:numId w:val="12"/>
            </w:numPr>
            <w:tabs>
              <w:tab w:val="num" w:pos="1440"/>
            </w:tabs>
            <w:autoSpaceDE w:val="0"/>
            <w:autoSpaceDN w:val="0"/>
            <w:adjustRightInd w:val="0"/>
            <w:spacing w:before="60" w:after="60"/>
            <w:ind w:left="1440" w:hanging="360"/>
            <w:jc w:val="both"/>
          </w:pPr>
        </w:pPrChange>
      </w:pPr>
    </w:p>
    <w:p w14:paraId="6AA8EB32" w14:textId="208EA875" w:rsidR="00A37C43" w:rsidRPr="002B38B3" w:rsidDel="000D1276" w:rsidRDefault="000D1276">
      <w:pPr>
        <w:pStyle w:val="Ttulo1"/>
        <w:rPr>
          <w:del w:id="882" w:author="Auditor Interno" w:date="2019-10-10T16:43:00Z"/>
          <w:rPrChange w:id="883" w:author="Asus_Generico" w:date="2022-04-13T14:23:00Z">
            <w:rPr>
              <w:del w:id="884" w:author="Auditor Interno" w:date="2019-10-10T16:43:00Z"/>
              <w:rFonts w:ascii="Tahoma" w:hAnsi="Tahoma" w:cs="Tahoma"/>
              <w:bCs/>
            </w:rPr>
          </w:rPrChange>
        </w:rPr>
        <w:pPrChange w:id="885" w:author="Asus_Generico" w:date="2022-04-13T14:29:00Z">
          <w:pPr>
            <w:autoSpaceDE w:val="0"/>
            <w:autoSpaceDN w:val="0"/>
            <w:adjustRightInd w:val="0"/>
            <w:jc w:val="both"/>
          </w:pPr>
        </w:pPrChange>
      </w:pPr>
      <w:bookmarkStart w:id="886" w:name="_Toc21692623"/>
      <w:ins w:id="887" w:author="Auditor Interno" w:date="2019-10-10T16:44:00Z">
        <w:del w:id="888" w:author="Asus_Generico" w:date="2022-04-13T14:15:00Z">
          <w:r w:rsidRPr="009237D0" w:rsidDel="001D489F">
            <w:delText xml:space="preserve">5. </w:delText>
          </w:r>
        </w:del>
      </w:ins>
      <w:ins w:id="889" w:author="Auditor Interno" w:date="2019-10-10T16:45:00Z">
        <w:del w:id="890" w:author="Asus_Generico" w:date="2022-04-13T14:15:00Z">
          <w:r w:rsidRPr="009237D0" w:rsidDel="001D489F">
            <w:delText xml:space="preserve"> REQUISITOS DE LA COMPROBACIÓN</w:delText>
          </w:r>
        </w:del>
        <w:bookmarkEnd w:id="886"/>
        <w:del w:id="891" w:author="Asus_Generico" w:date="2022-04-13T14:24:00Z">
          <w:r w:rsidRPr="002B38B3" w:rsidDel="005D6937">
            <w:rPr>
              <w:sz w:val="20"/>
              <w:rPrChange w:id="892" w:author="Asus_Generico" w:date="2022-04-13T14:23:00Z">
                <w:rPr>
                  <w:rFonts w:ascii="Arial" w:eastAsiaTheme="majorEastAsia" w:hAnsi="Arial" w:cs="Arial"/>
                  <w:b/>
                  <w:color w:val="2F5496" w:themeColor="accent1" w:themeShade="BF"/>
                  <w:sz w:val="32"/>
                  <w:szCs w:val="32"/>
                </w:rPr>
              </w:rPrChange>
            </w:rPr>
            <w:delText xml:space="preserve"> </w:delText>
          </w:r>
        </w:del>
      </w:ins>
    </w:p>
    <w:p w14:paraId="6D53DA4B" w14:textId="77777777" w:rsidR="00A37C43" w:rsidRPr="001D489F" w:rsidDel="000D1276" w:rsidRDefault="00A37C43">
      <w:pPr>
        <w:pStyle w:val="Ttulo1"/>
        <w:rPr>
          <w:del w:id="893" w:author="Auditor Interno" w:date="2019-10-10T16:43:00Z"/>
          <w:rPrChange w:id="894" w:author="Asus_Generico" w:date="2022-04-13T14:16:00Z">
            <w:rPr>
              <w:del w:id="895" w:author="Auditor Interno" w:date="2019-10-10T16:43:00Z"/>
              <w:rFonts w:ascii="Tahoma" w:hAnsi="Tahoma" w:cs="Tahoma"/>
              <w:bCs/>
            </w:rPr>
          </w:rPrChange>
        </w:rPr>
        <w:pPrChange w:id="896" w:author="Asus_Generico" w:date="2022-04-13T14:29:00Z">
          <w:pPr>
            <w:autoSpaceDE w:val="0"/>
            <w:autoSpaceDN w:val="0"/>
            <w:adjustRightInd w:val="0"/>
            <w:jc w:val="both"/>
          </w:pPr>
        </w:pPrChange>
      </w:pPr>
    </w:p>
    <w:p w14:paraId="44EA561F" w14:textId="48EA788E" w:rsidR="00A37C43" w:rsidRPr="001D489F" w:rsidDel="00697089" w:rsidRDefault="00A37C43">
      <w:pPr>
        <w:pStyle w:val="Ttulo1"/>
        <w:rPr>
          <w:del w:id="897" w:author="Auditor Interno" w:date="2019-01-02T14:22:00Z"/>
          <w:rPrChange w:id="898" w:author="Asus_Generico" w:date="2022-04-13T14:16:00Z">
            <w:rPr>
              <w:del w:id="899" w:author="Auditor Interno" w:date="2019-01-02T14:22:00Z"/>
              <w:rFonts w:ascii="Tahoma" w:hAnsi="Tahoma" w:cs="Tahoma"/>
              <w:b/>
              <w:bCs/>
            </w:rPr>
          </w:rPrChange>
        </w:rPr>
        <w:pPrChange w:id="900" w:author="Asus_Generico" w:date="2022-04-13T14:29:00Z">
          <w:pPr>
            <w:numPr>
              <w:numId w:val="20"/>
            </w:numPr>
            <w:autoSpaceDE w:val="0"/>
            <w:autoSpaceDN w:val="0"/>
            <w:adjustRightInd w:val="0"/>
            <w:ind w:left="720" w:hanging="360"/>
            <w:jc w:val="both"/>
          </w:pPr>
        </w:pPrChange>
      </w:pPr>
      <w:del w:id="901" w:author="Auditor Interno" w:date="2019-01-02T14:22:00Z">
        <w:r w:rsidRPr="001D489F" w:rsidDel="00697089">
          <w:rPr>
            <w:rPrChange w:id="902" w:author="Asus_Generico" w:date="2022-04-13T14:16:00Z">
              <w:rPr>
                <w:rFonts w:ascii="Tahoma" w:hAnsi="Tahoma" w:cs="Tahoma"/>
                <w:b/>
                <w:bCs/>
              </w:rPr>
            </w:rPrChange>
          </w:rPr>
          <w:delText>PROHIBICIONES</w:delText>
        </w:r>
        <w:r w:rsidR="002B5DC6" w:rsidRPr="001D489F" w:rsidDel="00697089">
          <w:rPr>
            <w:rPrChange w:id="903" w:author="Asus_Generico" w:date="2022-04-13T14:16:00Z">
              <w:rPr>
                <w:rFonts w:ascii="Tahoma" w:hAnsi="Tahoma" w:cs="Tahoma"/>
                <w:b/>
                <w:bCs/>
              </w:rPr>
            </w:rPrChange>
          </w:rPr>
          <w:delText>.</w:delText>
        </w:r>
        <w:bookmarkStart w:id="904" w:name="_Toc21617721"/>
        <w:bookmarkStart w:id="905" w:name="_Toc21617760"/>
        <w:bookmarkEnd w:id="904"/>
        <w:bookmarkEnd w:id="905"/>
      </w:del>
    </w:p>
    <w:p w14:paraId="6CF6CC3C" w14:textId="5DE5F171" w:rsidR="00A37C43" w:rsidRPr="001D489F" w:rsidDel="00697089" w:rsidRDefault="00A37C43">
      <w:pPr>
        <w:pStyle w:val="Ttulo1"/>
        <w:rPr>
          <w:del w:id="906" w:author="Auditor Interno" w:date="2019-01-02T14:22:00Z"/>
          <w:rPrChange w:id="907" w:author="Asus_Generico" w:date="2022-04-13T14:16:00Z">
            <w:rPr>
              <w:del w:id="908" w:author="Auditor Interno" w:date="2019-01-02T14:22:00Z"/>
              <w:rFonts w:ascii="Tahoma" w:hAnsi="Tahoma" w:cs="Tahoma"/>
              <w:bCs/>
            </w:rPr>
          </w:rPrChange>
        </w:rPr>
        <w:pPrChange w:id="909" w:author="Asus_Generico" w:date="2022-04-13T14:29:00Z">
          <w:pPr>
            <w:autoSpaceDE w:val="0"/>
            <w:autoSpaceDN w:val="0"/>
            <w:adjustRightInd w:val="0"/>
            <w:jc w:val="both"/>
          </w:pPr>
        </w:pPrChange>
      </w:pPr>
      <w:bookmarkStart w:id="910" w:name="_Toc21617722"/>
      <w:bookmarkStart w:id="911" w:name="_Toc21617761"/>
      <w:bookmarkEnd w:id="910"/>
      <w:bookmarkEnd w:id="911"/>
    </w:p>
    <w:p w14:paraId="530605FE" w14:textId="596C6B78" w:rsidR="00A37C43" w:rsidRPr="001D489F" w:rsidDel="00697089" w:rsidRDefault="00A37C43">
      <w:pPr>
        <w:pStyle w:val="Ttulo1"/>
        <w:rPr>
          <w:del w:id="912" w:author="Auditor Interno" w:date="2019-01-02T14:22:00Z"/>
          <w:rPrChange w:id="913" w:author="Asus_Generico" w:date="2022-04-13T14:16:00Z">
            <w:rPr>
              <w:del w:id="914" w:author="Auditor Interno" w:date="2019-01-02T14:22:00Z"/>
              <w:rFonts w:ascii="Tahoma" w:hAnsi="Tahoma" w:cs="Tahoma"/>
              <w:bCs/>
            </w:rPr>
          </w:rPrChange>
        </w:rPr>
        <w:pPrChange w:id="915" w:author="Asus_Generico" w:date="2022-04-13T14:29:00Z">
          <w:pPr>
            <w:autoSpaceDE w:val="0"/>
            <w:autoSpaceDN w:val="0"/>
            <w:adjustRightInd w:val="0"/>
            <w:jc w:val="both"/>
          </w:pPr>
        </w:pPrChange>
      </w:pPr>
      <w:del w:id="916" w:author="Auditor Interno" w:date="2019-01-02T14:22:00Z">
        <w:r w:rsidRPr="001D489F" w:rsidDel="00697089">
          <w:rPr>
            <w:rPrChange w:id="917" w:author="Asus_Generico" w:date="2022-04-13T14:16:00Z">
              <w:rPr>
                <w:rFonts w:ascii="Tahoma" w:hAnsi="Tahoma" w:cs="Tahoma"/>
                <w:bCs/>
              </w:rPr>
            </w:rPrChange>
          </w:rPr>
          <w:delText>Queda prohibido utilizar los gastos a comprobar para:</w:delText>
        </w:r>
        <w:bookmarkStart w:id="918" w:name="_Toc21617723"/>
        <w:bookmarkStart w:id="919" w:name="_Toc21617762"/>
        <w:bookmarkEnd w:id="918"/>
        <w:bookmarkEnd w:id="919"/>
      </w:del>
    </w:p>
    <w:p w14:paraId="2920C634" w14:textId="2F63B841" w:rsidR="00A37C43" w:rsidRPr="001D489F" w:rsidDel="00697089" w:rsidRDefault="00A37C43">
      <w:pPr>
        <w:pStyle w:val="Ttulo1"/>
        <w:rPr>
          <w:del w:id="920" w:author="Auditor Interno" w:date="2019-01-02T14:22:00Z"/>
          <w:rPrChange w:id="921" w:author="Asus_Generico" w:date="2022-04-13T14:16:00Z">
            <w:rPr>
              <w:del w:id="922" w:author="Auditor Interno" w:date="2019-01-02T14:22:00Z"/>
              <w:rFonts w:ascii="Tahoma" w:hAnsi="Tahoma" w:cs="Tahoma"/>
              <w:bCs/>
            </w:rPr>
          </w:rPrChange>
        </w:rPr>
        <w:pPrChange w:id="923" w:author="Asus_Generico" w:date="2022-04-13T14:29:00Z">
          <w:pPr>
            <w:autoSpaceDE w:val="0"/>
            <w:autoSpaceDN w:val="0"/>
            <w:adjustRightInd w:val="0"/>
            <w:jc w:val="both"/>
          </w:pPr>
        </w:pPrChange>
      </w:pPr>
      <w:bookmarkStart w:id="924" w:name="_Toc21617724"/>
      <w:bookmarkStart w:id="925" w:name="_Toc21617763"/>
      <w:bookmarkEnd w:id="924"/>
      <w:bookmarkEnd w:id="925"/>
    </w:p>
    <w:p w14:paraId="69608611" w14:textId="1FA07167" w:rsidR="00A37C43" w:rsidRPr="001D489F" w:rsidDel="00697089" w:rsidRDefault="00A37C43">
      <w:pPr>
        <w:pStyle w:val="Ttulo1"/>
        <w:rPr>
          <w:del w:id="926" w:author="Auditor Interno" w:date="2019-01-02T14:22:00Z"/>
          <w:rPrChange w:id="927" w:author="Asus_Generico" w:date="2022-04-13T14:16:00Z">
            <w:rPr>
              <w:del w:id="928" w:author="Auditor Interno" w:date="2019-01-02T14:22:00Z"/>
              <w:rFonts w:ascii="Tahoma" w:hAnsi="Tahoma" w:cs="Tahoma"/>
              <w:bCs/>
            </w:rPr>
          </w:rPrChange>
        </w:rPr>
        <w:pPrChange w:id="929" w:author="Asus_Generico" w:date="2022-04-13T14:29:00Z">
          <w:pPr>
            <w:numPr>
              <w:numId w:val="13"/>
            </w:numPr>
            <w:tabs>
              <w:tab w:val="num" w:pos="720"/>
            </w:tabs>
            <w:autoSpaceDE w:val="0"/>
            <w:autoSpaceDN w:val="0"/>
            <w:adjustRightInd w:val="0"/>
            <w:spacing w:before="60" w:after="60"/>
            <w:ind w:left="714" w:hanging="357"/>
            <w:jc w:val="both"/>
          </w:pPr>
        </w:pPrChange>
      </w:pPr>
      <w:del w:id="930" w:author="Auditor Interno" w:date="2019-01-02T14:22:00Z">
        <w:r w:rsidRPr="001D489F" w:rsidDel="00697089">
          <w:rPr>
            <w:rPrChange w:id="931" w:author="Asus_Generico" w:date="2022-04-13T14:16:00Z">
              <w:rPr>
                <w:rFonts w:ascii="Tahoma" w:hAnsi="Tahoma" w:cs="Tahoma"/>
                <w:bCs/>
              </w:rPr>
            </w:rPrChange>
          </w:rPr>
          <w:delText>Préstamos a cajeros por faltantes.</w:delText>
        </w:r>
        <w:bookmarkStart w:id="932" w:name="_Toc21617725"/>
        <w:bookmarkStart w:id="933" w:name="_Toc21617764"/>
        <w:bookmarkEnd w:id="932"/>
        <w:bookmarkEnd w:id="933"/>
      </w:del>
    </w:p>
    <w:p w14:paraId="37041776" w14:textId="3BC7741C" w:rsidR="00A37C43" w:rsidRPr="001D489F" w:rsidDel="00697089" w:rsidRDefault="00A37C43">
      <w:pPr>
        <w:pStyle w:val="Ttulo1"/>
        <w:rPr>
          <w:del w:id="934" w:author="Auditor Interno" w:date="2019-01-02T14:22:00Z"/>
          <w:rPrChange w:id="935" w:author="Asus_Generico" w:date="2022-04-13T14:16:00Z">
            <w:rPr>
              <w:del w:id="936" w:author="Auditor Interno" w:date="2019-01-02T14:22:00Z"/>
              <w:rFonts w:ascii="Tahoma" w:hAnsi="Tahoma" w:cs="Tahoma"/>
              <w:bCs/>
            </w:rPr>
          </w:rPrChange>
        </w:rPr>
        <w:pPrChange w:id="937" w:author="Asus_Generico" w:date="2022-04-13T14:29:00Z">
          <w:pPr>
            <w:numPr>
              <w:numId w:val="13"/>
            </w:numPr>
            <w:tabs>
              <w:tab w:val="num" w:pos="720"/>
            </w:tabs>
            <w:autoSpaceDE w:val="0"/>
            <w:autoSpaceDN w:val="0"/>
            <w:adjustRightInd w:val="0"/>
            <w:spacing w:before="60" w:after="60"/>
            <w:ind w:left="714" w:hanging="357"/>
            <w:jc w:val="both"/>
          </w:pPr>
        </w:pPrChange>
      </w:pPr>
      <w:del w:id="938" w:author="Auditor Interno" w:date="2019-01-02T14:22:00Z">
        <w:r w:rsidRPr="001D489F" w:rsidDel="00697089">
          <w:rPr>
            <w:rPrChange w:id="939" w:author="Asus_Generico" w:date="2022-04-13T14:16:00Z">
              <w:rPr>
                <w:rFonts w:ascii="Tahoma" w:hAnsi="Tahoma" w:cs="Tahoma"/>
                <w:bCs/>
              </w:rPr>
            </w:rPrChange>
          </w:rPr>
          <w:delText>Préstamos de carácter personal tanto para empleados, como para directivos.</w:delText>
        </w:r>
        <w:bookmarkStart w:id="940" w:name="_Toc21617726"/>
        <w:bookmarkStart w:id="941" w:name="_Toc21617765"/>
        <w:bookmarkEnd w:id="940"/>
        <w:bookmarkEnd w:id="941"/>
      </w:del>
    </w:p>
    <w:p w14:paraId="3304E92D" w14:textId="6DBE2E23" w:rsidR="00A37C43" w:rsidRPr="001D489F" w:rsidDel="00697089" w:rsidRDefault="00A37C43">
      <w:pPr>
        <w:pStyle w:val="Ttulo1"/>
        <w:rPr>
          <w:del w:id="942" w:author="Auditor Interno" w:date="2019-01-02T14:22:00Z"/>
          <w:rPrChange w:id="943" w:author="Asus_Generico" w:date="2022-04-13T14:16:00Z">
            <w:rPr>
              <w:del w:id="944" w:author="Auditor Interno" w:date="2019-01-02T14:22:00Z"/>
              <w:rFonts w:ascii="Tahoma" w:hAnsi="Tahoma" w:cs="Tahoma"/>
              <w:bCs/>
            </w:rPr>
          </w:rPrChange>
        </w:rPr>
        <w:pPrChange w:id="945" w:author="Asus_Generico" w:date="2022-04-13T14:29:00Z">
          <w:pPr>
            <w:numPr>
              <w:numId w:val="13"/>
            </w:numPr>
            <w:tabs>
              <w:tab w:val="num" w:pos="720"/>
            </w:tabs>
            <w:autoSpaceDE w:val="0"/>
            <w:autoSpaceDN w:val="0"/>
            <w:adjustRightInd w:val="0"/>
            <w:spacing w:before="60" w:after="60"/>
            <w:ind w:left="714" w:hanging="357"/>
            <w:jc w:val="both"/>
          </w:pPr>
        </w:pPrChange>
      </w:pPr>
      <w:del w:id="946" w:author="Auditor Interno" w:date="2019-01-02T14:22:00Z">
        <w:r w:rsidRPr="001D489F" w:rsidDel="00697089">
          <w:rPr>
            <w:rPrChange w:id="947" w:author="Asus_Generico" w:date="2022-04-13T14:16:00Z">
              <w:rPr>
                <w:rFonts w:ascii="Tahoma" w:hAnsi="Tahoma" w:cs="Tahoma"/>
                <w:bCs/>
              </w:rPr>
            </w:rPrChange>
          </w:rPr>
          <w:delText>Adquisición de artículos de carácter personal.</w:delText>
        </w:r>
        <w:bookmarkStart w:id="948" w:name="_Toc21617727"/>
        <w:bookmarkStart w:id="949" w:name="_Toc21617766"/>
        <w:bookmarkEnd w:id="948"/>
        <w:bookmarkEnd w:id="949"/>
      </w:del>
    </w:p>
    <w:p w14:paraId="5E723EFC" w14:textId="33FCD7FF" w:rsidR="00A37C43" w:rsidRPr="001D489F" w:rsidDel="00697089" w:rsidRDefault="00A37C43">
      <w:pPr>
        <w:pStyle w:val="Ttulo1"/>
        <w:rPr>
          <w:del w:id="950" w:author="Auditor Interno" w:date="2019-01-02T14:22:00Z"/>
          <w:rPrChange w:id="951" w:author="Asus_Generico" w:date="2022-04-13T14:16:00Z">
            <w:rPr>
              <w:del w:id="952" w:author="Auditor Interno" w:date="2019-01-02T14:22:00Z"/>
              <w:rFonts w:ascii="Tahoma" w:hAnsi="Tahoma" w:cs="Tahoma"/>
              <w:bCs/>
            </w:rPr>
          </w:rPrChange>
        </w:rPr>
        <w:pPrChange w:id="953" w:author="Asus_Generico" w:date="2022-04-13T14:29:00Z">
          <w:pPr>
            <w:numPr>
              <w:numId w:val="13"/>
            </w:numPr>
            <w:tabs>
              <w:tab w:val="num" w:pos="720"/>
            </w:tabs>
            <w:autoSpaceDE w:val="0"/>
            <w:autoSpaceDN w:val="0"/>
            <w:adjustRightInd w:val="0"/>
            <w:spacing w:before="60" w:after="60"/>
            <w:ind w:left="714" w:hanging="357"/>
            <w:jc w:val="both"/>
          </w:pPr>
        </w:pPrChange>
      </w:pPr>
      <w:del w:id="954" w:author="Auditor Interno" w:date="2019-01-02T14:22:00Z">
        <w:r w:rsidRPr="001D489F" w:rsidDel="00697089">
          <w:rPr>
            <w:rPrChange w:id="955" w:author="Asus_Generico" w:date="2022-04-13T14:16:00Z">
              <w:rPr>
                <w:rFonts w:ascii="Tahoma" w:hAnsi="Tahoma" w:cs="Tahoma"/>
                <w:bCs/>
              </w:rPr>
            </w:rPrChange>
          </w:rPr>
          <w:delText>A cuenta de sueldo.</w:delText>
        </w:r>
        <w:bookmarkStart w:id="956" w:name="_Toc21617728"/>
        <w:bookmarkStart w:id="957" w:name="_Toc21617767"/>
        <w:bookmarkEnd w:id="956"/>
        <w:bookmarkEnd w:id="957"/>
      </w:del>
    </w:p>
    <w:p w14:paraId="5FE72901" w14:textId="505C17D0" w:rsidR="00A37C43" w:rsidRPr="001D489F" w:rsidDel="00697089" w:rsidRDefault="00A37C43">
      <w:pPr>
        <w:pStyle w:val="Ttulo1"/>
        <w:rPr>
          <w:del w:id="958" w:author="Auditor Interno" w:date="2019-01-02T14:22:00Z"/>
          <w:rPrChange w:id="959" w:author="Asus_Generico" w:date="2022-04-13T14:16:00Z">
            <w:rPr>
              <w:del w:id="960" w:author="Auditor Interno" w:date="2019-01-02T14:22:00Z"/>
              <w:rFonts w:ascii="Tahoma" w:hAnsi="Tahoma" w:cs="Tahoma"/>
              <w:bCs/>
            </w:rPr>
          </w:rPrChange>
        </w:rPr>
        <w:pPrChange w:id="961" w:author="Asus_Generico" w:date="2022-04-13T14:29:00Z">
          <w:pPr>
            <w:numPr>
              <w:numId w:val="13"/>
            </w:numPr>
            <w:tabs>
              <w:tab w:val="num" w:pos="720"/>
            </w:tabs>
            <w:autoSpaceDE w:val="0"/>
            <w:autoSpaceDN w:val="0"/>
            <w:adjustRightInd w:val="0"/>
            <w:spacing w:before="60" w:after="60"/>
            <w:ind w:left="714" w:hanging="357"/>
            <w:jc w:val="both"/>
          </w:pPr>
        </w:pPrChange>
      </w:pPr>
      <w:del w:id="962" w:author="Auditor Interno" w:date="2019-01-02T14:22:00Z">
        <w:r w:rsidRPr="001D489F" w:rsidDel="00697089">
          <w:rPr>
            <w:rPrChange w:id="963" w:author="Asus_Generico" w:date="2022-04-13T14:16:00Z">
              <w:rPr>
                <w:rFonts w:ascii="Tahoma" w:hAnsi="Tahoma" w:cs="Tahoma"/>
                <w:bCs/>
              </w:rPr>
            </w:rPrChange>
          </w:rPr>
          <w:delText xml:space="preserve">Para gastos que no justifiquen la salida de dinero, </w:delText>
        </w:r>
      </w:del>
      <w:del w:id="964" w:author="Auditor Interno" w:date="2019-01-02T13:52:00Z">
        <w:r w:rsidRPr="001D489F" w:rsidDel="00C07E2F">
          <w:rPr>
            <w:rPrChange w:id="965" w:author="Asus_Generico" w:date="2022-04-13T14:16:00Z">
              <w:rPr>
                <w:rFonts w:ascii="Tahoma" w:hAnsi="Tahoma" w:cs="Tahoma"/>
                <w:bCs/>
              </w:rPr>
            </w:rPrChange>
          </w:rPr>
          <w:delText>ó</w:delText>
        </w:r>
      </w:del>
      <w:del w:id="966" w:author="Auditor Interno" w:date="2019-01-02T14:22:00Z">
        <w:r w:rsidRPr="001D489F" w:rsidDel="00697089">
          <w:rPr>
            <w:rPrChange w:id="967" w:author="Asus_Generico" w:date="2022-04-13T14:16:00Z">
              <w:rPr>
                <w:rFonts w:ascii="Tahoma" w:hAnsi="Tahoma" w:cs="Tahoma"/>
                <w:bCs/>
              </w:rPr>
            </w:rPrChange>
          </w:rPr>
          <w:delText xml:space="preserve"> que sean de naturaleza análoga a los anteriores.</w:delText>
        </w:r>
        <w:bookmarkStart w:id="968" w:name="_Toc21617729"/>
        <w:bookmarkStart w:id="969" w:name="_Toc21617768"/>
        <w:bookmarkEnd w:id="968"/>
        <w:bookmarkEnd w:id="969"/>
      </w:del>
    </w:p>
    <w:p w14:paraId="421CF4F0" w14:textId="1688DD77" w:rsidR="00A37C43" w:rsidRPr="001D489F" w:rsidDel="00697089" w:rsidRDefault="00A37C43">
      <w:pPr>
        <w:pStyle w:val="Ttulo1"/>
        <w:rPr>
          <w:del w:id="970" w:author="Auditor Interno" w:date="2019-01-02T14:22:00Z"/>
          <w:rPrChange w:id="971" w:author="Asus_Generico" w:date="2022-04-13T14:16:00Z">
            <w:rPr>
              <w:del w:id="972" w:author="Auditor Interno" w:date="2019-01-02T14:22:00Z"/>
              <w:rFonts w:ascii="Tahoma" w:hAnsi="Tahoma" w:cs="Tahoma"/>
              <w:bCs/>
            </w:rPr>
          </w:rPrChange>
        </w:rPr>
        <w:pPrChange w:id="973" w:author="Asus_Generico" w:date="2022-04-13T14:29:00Z">
          <w:pPr>
            <w:numPr>
              <w:numId w:val="13"/>
            </w:numPr>
            <w:tabs>
              <w:tab w:val="num" w:pos="720"/>
            </w:tabs>
            <w:autoSpaceDE w:val="0"/>
            <w:autoSpaceDN w:val="0"/>
            <w:adjustRightInd w:val="0"/>
            <w:spacing w:before="60" w:after="60"/>
            <w:ind w:left="714" w:hanging="357"/>
            <w:jc w:val="both"/>
          </w:pPr>
        </w:pPrChange>
      </w:pPr>
      <w:del w:id="974" w:author="Auditor Interno" w:date="2019-01-02T14:22:00Z">
        <w:r w:rsidRPr="001D489F" w:rsidDel="00697089">
          <w:rPr>
            <w:rPrChange w:id="975" w:author="Asus_Generico" w:date="2022-04-13T14:16:00Z">
              <w:rPr>
                <w:rFonts w:ascii="Tahoma" w:hAnsi="Tahoma" w:cs="Tahoma"/>
                <w:bCs/>
              </w:rPr>
            </w:rPrChange>
          </w:rPr>
          <w:delText>Utilizar ésta cuenta por iniciativa propia, sin la autorización por escrito del</w:delText>
        </w:r>
        <w:r w:rsidR="004952DC" w:rsidRPr="001D489F" w:rsidDel="00697089">
          <w:rPr>
            <w:rPrChange w:id="976" w:author="Asus_Generico" w:date="2022-04-13T14:16:00Z">
              <w:rPr>
                <w:rFonts w:ascii="Tahoma" w:hAnsi="Tahoma" w:cs="Tahoma"/>
                <w:bCs/>
              </w:rPr>
            </w:rPrChange>
          </w:rPr>
          <w:delText xml:space="preserve"> Gerente General.</w:delText>
        </w:r>
        <w:bookmarkStart w:id="977" w:name="_Toc21617730"/>
        <w:bookmarkStart w:id="978" w:name="_Toc21617769"/>
        <w:bookmarkEnd w:id="977"/>
        <w:bookmarkEnd w:id="978"/>
      </w:del>
    </w:p>
    <w:p w14:paraId="6BED7267" w14:textId="64496997" w:rsidR="004952DC" w:rsidRPr="001D489F" w:rsidDel="00697089" w:rsidRDefault="00A37C43">
      <w:pPr>
        <w:pStyle w:val="Ttulo1"/>
        <w:rPr>
          <w:del w:id="979" w:author="Auditor Interno" w:date="2019-01-02T14:22:00Z"/>
          <w:rPrChange w:id="980" w:author="Asus_Generico" w:date="2022-04-13T14:16:00Z">
            <w:rPr>
              <w:del w:id="981" w:author="Auditor Interno" w:date="2019-01-02T14:22:00Z"/>
              <w:rFonts w:ascii="Tahoma" w:hAnsi="Tahoma" w:cs="Tahoma"/>
              <w:bCs/>
            </w:rPr>
          </w:rPrChange>
        </w:rPr>
        <w:pPrChange w:id="982" w:author="Asus_Generico" w:date="2022-04-13T14:29:00Z">
          <w:pPr>
            <w:numPr>
              <w:numId w:val="13"/>
            </w:numPr>
            <w:tabs>
              <w:tab w:val="num" w:pos="720"/>
            </w:tabs>
            <w:autoSpaceDE w:val="0"/>
            <w:autoSpaceDN w:val="0"/>
            <w:adjustRightInd w:val="0"/>
            <w:spacing w:before="60" w:after="60"/>
            <w:ind w:left="714" w:hanging="357"/>
            <w:jc w:val="both"/>
          </w:pPr>
        </w:pPrChange>
      </w:pPr>
      <w:del w:id="983" w:author="Auditor Interno" w:date="2019-01-02T14:22:00Z">
        <w:r w:rsidRPr="001D489F" w:rsidDel="00697089">
          <w:rPr>
            <w:rPrChange w:id="984" w:author="Asus_Generico" w:date="2022-04-13T14:16:00Z">
              <w:rPr>
                <w:rFonts w:ascii="Tahoma" w:hAnsi="Tahoma" w:cs="Tahoma"/>
                <w:bCs/>
              </w:rPr>
            </w:rPrChange>
          </w:rPr>
          <w:delText xml:space="preserve">Aceptar comprobantes de gastos que no cumplan con los requisitos </w:delText>
        </w:r>
        <w:r w:rsidR="004952DC" w:rsidRPr="001D489F" w:rsidDel="00697089">
          <w:rPr>
            <w:rPrChange w:id="985" w:author="Asus_Generico" w:date="2022-04-13T14:16:00Z">
              <w:rPr>
                <w:rFonts w:ascii="Tahoma" w:hAnsi="Tahoma" w:cs="Tahoma"/>
                <w:bCs/>
              </w:rPr>
            </w:rPrChange>
          </w:rPr>
          <w:delText xml:space="preserve">fiscales, </w:delText>
        </w:r>
        <w:r w:rsidRPr="001D489F" w:rsidDel="00697089">
          <w:rPr>
            <w:rPrChange w:id="986" w:author="Asus_Generico" w:date="2022-04-13T14:16:00Z">
              <w:rPr>
                <w:rFonts w:ascii="Tahoma" w:hAnsi="Tahoma" w:cs="Tahoma"/>
                <w:bCs/>
              </w:rPr>
            </w:rPrChange>
          </w:rPr>
          <w:delText xml:space="preserve">salvo que se justifique </w:delText>
        </w:r>
        <w:r w:rsidR="004952DC" w:rsidRPr="001D489F" w:rsidDel="00697089">
          <w:rPr>
            <w:rPrChange w:id="987" w:author="Asus_Generico" w:date="2022-04-13T14:16:00Z">
              <w:rPr>
                <w:rFonts w:ascii="Tahoma" w:hAnsi="Tahoma" w:cs="Tahoma"/>
                <w:bCs/>
              </w:rPr>
            </w:rPrChange>
          </w:rPr>
          <w:delText>por las características de la zona.</w:delText>
        </w:r>
        <w:bookmarkStart w:id="988" w:name="_Toc21617731"/>
        <w:bookmarkStart w:id="989" w:name="_Toc21617770"/>
        <w:bookmarkEnd w:id="988"/>
        <w:bookmarkEnd w:id="989"/>
      </w:del>
    </w:p>
    <w:p w14:paraId="0F4AC3BF" w14:textId="214E4DED" w:rsidR="00A37C43" w:rsidRPr="001D489F" w:rsidDel="00697089" w:rsidRDefault="00A37C43">
      <w:pPr>
        <w:pStyle w:val="Ttulo1"/>
        <w:rPr>
          <w:del w:id="990" w:author="Auditor Interno" w:date="2019-01-02T14:22:00Z"/>
          <w:rPrChange w:id="991" w:author="Asus_Generico" w:date="2022-04-13T14:16:00Z">
            <w:rPr>
              <w:del w:id="992" w:author="Auditor Interno" w:date="2019-01-02T14:22:00Z"/>
              <w:rFonts w:ascii="Tahoma" w:hAnsi="Tahoma" w:cs="Tahoma"/>
              <w:bCs/>
            </w:rPr>
          </w:rPrChange>
        </w:rPr>
        <w:pPrChange w:id="993" w:author="Asus_Generico" w:date="2022-04-13T14:29:00Z">
          <w:pPr>
            <w:numPr>
              <w:numId w:val="13"/>
            </w:numPr>
            <w:tabs>
              <w:tab w:val="num" w:pos="720"/>
            </w:tabs>
            <w:autoSpaceDE w:val="0"/>
            <w:autoSpaceDN w:val="0"/>
            <w:adjustRightInd w:val="0"/>
            <w:spacing w:before="60" w:after="60"/>
            <w:ind w:left="714" w:hanging="357"/>
            <w:jc w:val="both"/>
          </w:pPr>
        </w:pPrChange>
      </w:pPr>
      <w:del w:id="994" w:author="Auditor Interno" w:date="2019-01-02T14:22:00Z">
        <w:r w:rsidRPr="001D489F" w:rsidDel="00697089">
          <w:rPr>
            <w:rPrChange w:id="995" w:author="Asus_Generico" w:date="2022-04-13T14:16:00Z">
              <w:rPr>
                <w:rFonts w:ascii="Tahoma" w:hAnsi="Tahoma" w:cs="Tahoma"/>
                <w:bCs/>
              </w:rPr>
            </w:rPrChange>
          </w:rPr>
          <w:delText>Proporcionar una nueva cantidad de gastos por comprobar cuando exista un saldo pendiente por liquidar.</w:delText>
        </w:r>
        <w:bookmarkStart w:id="996" w:name="_Toc21617732"/>
        <w:bookmarkStart w:id="997" w:name="_Toc21617771"/>
        <w:bookmarkEnd w:id="996"/>
        <w:bookmarkEnd w:id="997"/>
      </w:del>
    </w:p>
    <w:p w14:paraId="42442046" w14:textId="541044E1" w:rsidR="00A37C43" w:rsidRPr="001D489F" w:rsidDel="00697089" w:rsidRDefault="00A37C43">
      <w:pPr>
        <w:pStyle w:val="Ttulo1"/>
        <w:rPr>
          <w:del w:id="998" w:author="Auditor Interno" w:date="2019-01-02T14:22:00Z"/>
          <w:rPrChange w:id="999" w:author="Asus_Generico" w:date="2022-04-13T14:16:00Z">
            <w:rPr>
              <w:del w:id="1000" w:author="Auditor Interno" w:date="2019-01-02T14:22:00Z"/>
              <w:rFonts w:ascii="Tahoma" w:hAnsi="Tahoma" w:cs="Tahoma"/>
              <w:bCs/>
            </w:rPr>
          </w:rPrChange>
        </w:rPr>
        <w:pPrChange w:id="1001" w:author="Asus_Generico" w:date="2022-04-13T14:29:00Z">
          <w:pPr>
            <w:autoSpaceDE w:val="0"/>
            <w:autoSpaceDN w:val="0"/>
            <w:adjustRightInd w:val="0"/>
            <w:jc w:val="both"/>
          </w:pPr>
        </w:pPrChange>
      </w:pPr>
      <w:bookmarkStart w:id="1002" w:name="_Toc21617733"/>
      <w:bookmarkStart w:id="1003" w:name="_Toc21617772"/>
      <w:bookmarkEnd w:id="1002"/>
      <w:bookmarkEnd w:id="1003"/>
    </w:p>
    <w:p w14:paraId="4A96E583" w14:textId="0F2F4608" w:rsidR="005176C0" w:rsidRPr="001D489F" w:rsidDel="00697089" w:rsidRDefault="005176C0">
      <w:pPr>
        <w:pStyle w:val="Ttulo1"/>
        <w:rPr>
          <w:del w:id="1004" w:author="Auditor Interno" w:date="2019-01-02T14:22:00Z"/>
          <w:rPrChange w:id="1005" w:author="Asus_Generico" w:date="2022-04-13T14:16:00Z">
            <w:rPr>
              <w:del w:id="1006" w:author="Auditor Interno" w:date="2019-01-02T14:22:00Z"/>
              <w:rFonts w:ascii="Tahoma" w:hAnsi="Tahoma" w:cs="Tahoma"/>
              <w:bCs/>
            </w:rPr>
          </w:rPrChange>
        </w:rPr>
        <w:pPrChange w:id="1007" w:author="Asus_Generico" w:date="2022-04-13T14:29:00Z">
          <w:pPr>
            <w:autoSpaceDE w:val="0"/>
            <w:autoSpaceDN w:val="0"/>
            <w:adjustRightInd w:val="0"/>
            <w:jc w:val="both"/>
          </w:pPr>
        </w:pPrChange>
      </w:pPr>
      <w:bookmarkStart w:id="1008" w:name="_Toc21617734"/>
      <w:bookmarkStart w:id="1009" w:name="_Toc21617773"/>
      <w:bookmarkEnd w:id="1008"/>
      <w:bookmarkEnd w:id="1009"/>
    </w:p>
    <w:p w14:paraId="4B947A02" w14:textId="77777777" w:rsidR="001D489F" w:rsidRDefault="005176C0">
      <w:pPr>
        <w:pStyle w:val="Ttulo1"/>
        <w:rPr>
          <w:ins w:id="1010" w:author="Asus_Generico" w:date="2022-04-13T14:17:00Z"/>
        </w:rPr>
        <w:pPrChange w:id="1011" w:author="Asus_Generico" w:date="2022-04-13T14:29:00Z">
          <w:pPr>
            <w:pStyle w:val="Ttulo2"/>
            <w:numPr>
              <w:numId w:val="20"/>
            </w:numPr>
            <w:spacing w:before="0" w:after="0"/>
            <w:ind w:left="720" w:hanging="360"/>
            <w:jc w:val="both"/>
          </w:pPr>
        </w:pPrChange>
      </w:pPr>
      <w:del w:id="1012" w:author="Auditor Interno" w:date="2019-10-10T16:45:00Z">
        <w:r w:rsidRPr="001D489F" w:rsidDel="000D1276">
          <w:rPr>
            <w:rPrChange w:id="1013" w:author="Asus_Generico" w:date="2022-04-13T14:16:00Z">
              <w:rPr>
                <w:rFonts w:ascii="Tahoma" w:hAnsi="Tahoma" w:cs="Tahoma"/>
                <w:b w:val="0"/>
                <w:bCs w:val="0"/>
                <w:i w:val="0"/>
                <w:iCs w:val="0"/>
                <w:color w:val="000000"/>
              </w:rPr>
            </w:rPrChange>
          </w:rPr>
          <w:delText>REQUISITOS DE LA COMPROBACIÓN</w:delText>
        </w:r>
      </w:del>
    </w:p>
    <w:p w14:paraId="19EFA264" w14:textId="1A1972A6" w:rsidR="005176C0" w:rsidRPr="001D489F" w:rsidDel="000D1276" w:rsidRDefault="002B5DC6" w:rsidP="005176C0">
      <w:pPr>
        <w:jc w:val="both"/>
        <w:rPr>
          <w:del w:id="1014" w:author="Auditor Interno" w:date="2019-10-10T16:45:00Z"/>
          <w:rFonts w:ascii="Arial" w:hAnsi="Arial" w:cs="Arial"/>
          <w:b/>
        </w:rPr>
      </w:pPr>
      <w:del w:id="1015" w:author="Auditor Interno" w:date="2019-10-10T16:45:00Z">
        <w:r w:rsidRPr="001D489F" w:rsidDel="000D1276">
          <w:rPr>
            <w:rFonts w:ascii="Arial" w:hAnsi="Arial" w:cs="Arial"/>
            <w:b/>
            <w:rPrChange w:id="1016" w:author="Asus_Generico" w:date="2022-04-13T14:16:00Z">
              <w:rPr>
                <w:rFonts w:ascii="Tahoma" w:hAnsi="Tahoma" w:cs="Tahoma"/>
                <w:color w:val="000000"/>
              </w:rPr>
            </w:rPrChange>
          </w:rPr>
          <w:delText>.</w:delText>
        </w:r>
      </w:del>
    </w:p>
    <w:p w14:paraId="3A689BBF" w14:textId="5CC6A428" w:rsidR="000D1276" w:rsidRPr="00916D87" w:rsidDel="001D489F" w:rsidRDefault="000D1276" w:rsidP="000D1276">
      <w:pPr>
        <w:pStyle w:val="Ttulo1"/>
        <w:rPr>
          <w:ins w:id="1017" w:author="Auditor Interno" w:date="2019-10-10T16:45:00Z"/>
          <w:del w:id="1018" w:author="Asus_Generico" w:date="2022-04-13T14:17:00Z"/>
          <w:rFonts w:ascii="Arial" w:eastAsia="Times New Roman" w:hAnsi="Arial" w:cs="Arial"/>
          <w:b/>
          <w:color w:val="auto"/>
          <w:sz w:val="24"/>
          <w:szCs w:val="24"/>
        </w:rPr>
      </w:pPr>
    </w:p>
    <w:p w14:paraId="5E73564F" w14:textId="77777777" w:rsidR="000D1276" w:rsidRPr="001A65F3" w:rsidRDefault="000D1276">
      <w:pPr>
        <w:rPr>
          <w:ins w:id="1019" w:author="Auditor Interno" w:date="2019-10-10T16:45:00Z"/>
          <w:bCs/>
          <w:i/>
          <w:rPrChange w:id="1020" w:author="Asus_Generico" w:date="2022-04-13T08:37:00Z">
            <w:rPr>
              <w:ins w:id="1021" w:author="Auditor Interno" w:date="2019-10-10T16:45:00Z"/>
              <w:rFonts w:ascii="Tahoma" w:hAnsi="Tahoma" w:cs="Tahoma"/>
              <w:bCs w:val="0"/>
              <w:i w:val="0"/>
              <w:color w:val="000000"/>
              <w:sz w:val="24"/>
              <w:szCs w:val="24"/>
            </w:rPr>
          </w:rPrChange>
        </w:rPr>
        <w:pPrChange w:id="1022" w:author="Auditor Interno" w:date="2019-10-10T16:45:00Z">
          <w:pPr>
            <w:pStyle w:val="Ttulo2"/>
            <w:numPr>
              <w:numId w:val="20"/>
            </w:numPr>
            <w:spacing w:before="0" w:after="0"/>
            <w:ind w:left="720" w:hanging="360"/>
            <w:jc w:val="both"/>
          </w:pPr>
        </w:pPrChange>
      </w:pPr>
    </w:p>
    <w:p w14:paraId="19359AF7" w14:textId="350E90F7" w:rsidR="005176C0" w:rsidRPr="006203B0" w:rsidDel="000D1276" w:rsidRDefault="005176C0">
      <w:pPr>
        <w:spacing w:line="276" w:lineRule="auto"/>
        <w:rPr>
          <w:del w:id="1023" w:author="Auditor Interno" w:date="2019-10-10T16:45:00Z"/>
          <w:rFonts w:ascii="Arial" w:hAnsi="Arial" w:cs="Arial"/>
          <w:sz w:val="22"/>
          <w:szCs w:val="22"/>
          <w:rPrChange w:id="1024" w:author="Auditor Interno" w:date="2019-10-10T16:21:00Z">
            <w:rPr>
              <w:del w:id="1025" w:author="Auditor Interno" w:date="2019-10-10T16:45:00Z"/>
              <w:rFonts w:ascii="Tahoma" w:hAnsi="Tahoma" w:cs="Tahoma"/>
            </w:rPr>
          </w:rPrChange>
        </w:rPr>
        <w:pPrChange w:id="1026" w:author="Auditor Interno" w:date="2019-10-10T16:46:00Z">
          <w:pPr/>
        </w:pPrChange>
      </w:pPr>
    </w:p>
    <w:p w14:paraId="3886B7E5" w14:textId="77777777" w:rsidR="005176C0" w:rsidRPr="006203B0" w:rsidRDefault="005176C0">
      <w:pPr>
        <w:spacing w:line="276" w:lineRule="auto"/>
        <w:jc w:val="both"/>
        <w:rPr>
          <w:rFonts w:ascii="Arial" w:hAnsi="Arial" w:cs="Arial"/>
          <w:sz w:val="22"/>
          <w:szCs w:val="22"/>
          <w:rPrChange w:id="1027" w:author="Auditor Interno" w:date="2019-10-10T16:21:00Z">
            <w:rPr>
              <w:rFonts w:ascii="Tahoma" w:hAnsi="Tahoma" w:cs="Tahoma"/>
            </w:rPr>
          </w:rPrChange>
        </w:rPr>
        <w:pPrChange w:id="1028" w:author="Auditor Interno" w:date="2019-10-10T16:46:00Z">
          <w:pPr>
            <w:jc w:val="both"/>
          </w:pPr>
        </w:pPrChange>
      </w:pPr>
      <w:r w:rsidRPr="006203B0">
        <w:rPr>
          <w:rFonts w:ascii="Arial" w:hAnsi="Arial" w:cs="Arial"/>
          <w:sz w:val="22"/>
          <w:szCs w:val="22"/>
          <w:rPrChange w:id="1029" w:author="Auditor Interno" w:date="2019-10-10T16:21:00Z">
            <w:rPr>
              <w:rFonts w:ascii="Tahoma" w:hAnsi="Tahoma" w:cs="Tahoma"/>
            </w:rPr>
          </w:rPrChange>
        </w:rPr>
        <w:t xml:space="preserve">Los requisitos que deberán cubrir los documentos que se presenten como comprobación, deberán ajustarse a </w:t>
      </w:r>
      <w:r w:rsidR="00487DBF" w:rsidRPr="006203B0">
        <w:rPr>
          <w:rFonts w:ascii="Arial" w:hAnsi="Arial" w:cs="Arial"/>
          <w:sz w:val="22"/>
          <w:szCs w:val="22"/>
          <w:rPrChange w:id="1030" w:author="Auditor Interno" w:date="2019-10-10T16:21:00Z">
            <w:rPr>
              <w:rFonts w:ascii="Tahoma" w:hAnsi="Tahoma" w:cs="Tahoma"/>
            </w:rPr>
          </w:rPrChange>
        </w:rPr>
        <w:t>lo siguiente:</w:t>
      </w:r>
    </w:p>
    <w:p w14:paraId="23498E94" w14:textId="77777777" w:rsidR="005176C0" w:rsidRPr="006203B0" w:rsidRDefault="005176C0">
      <w:pPr>
        <w:spacing w:line="276" w:lineRule="auto"/>
        <w:jc w:val="both"/>
        <w:rPr>
          <w:rFonts w:ascii="Arial" w:hAnsi="Arial" w:cs="Arial"/>
          <w:sz w:val="22"/>
          <w:szCs w:val="22"/>
          <w:rPrChange w:id="1031" w:author="Auditor Interno" w:date="2019-10-10T16:21:00Z">
            <w:rPr>
              <w:rFonts w:ascii="Tahoma" w:hAnsi="Tahoma" w:cs="Tahoma"/>
            </w:rPr>
          </w:rPrChange>
        </w:rPr>
        <w:pPrChange w:id="1032" w:author="Auditor Interno" w:date="2019-10-10T16:46:00Z">
          <w:pPr>
            <w:jc w:val="both"/>
          </w:pPr>
        </w:pPrChange>
      </w:pPr>
    </w:p>
    <w:p w14:paraId="57EF9B0E" w14:textId="164E2B74" w:rsidR="005176C0" w:rsidRPr="006203B0" w:rsidRDefault="005176C0">
      <w:pPr>
        <w:numPr>
          <w:ilvl w:val="0"/>
          <w:numId w:val="16"/>
        </w:numPr>
        <w:autoSpaceDE w:val="0"/>
        <w:autoSpaceDN w:val="0"/>
        <w:adjustRightInd w:val="0"/>
        <w:spacing w:before="60" w:after="60" w:line="276" w:lineRule="auto"/>
        <w:ind w:left="714" w:hanging="357"/>
        <w:jc w:val="both"/>
        <w:rPr>
          <w:ins w:id="1033" w:author="Guadalupe Arana" w:date="2018-08-14T10:01:00Z"/>
          <w:rFonts w:ascii="Arial" w:hAnsi="Arial" w:cs="Arial"/>
          <w:color w:val="000000"/>
          <w:sz w:val="22"/>
          <w:szCs w:val="22"/>
          <w:rPrChange w:id="1034" w:author="Auditor Interno" w:date="2019-10-10T16:21:00Z">
            <w:rPr>
              <w:ins w:id="1035" w:author="Guadalupe Arana" w:date="2018-08-14T10:01:00Z"/>
              <w:rFonts w:ascii="Tahoma" w:hAnsi="Tahoma" w:cs="Tahoma"/>
              <w:color w:val="000000"/>
            </w:rPr>
          </w:rPrChange>
        </w:rPr>
        <w:pPrChange w:id="1036" w:author="Auditor Interno" w:date="2019-10-10T16:46:00Z">
          <w:pPr>
            <w:numPr>
              <w:numId w:val="16"/>
            </w:numPr>
            <w:autoSpaceDE w:val="0"/>
            <w:autoSpaceDN w:val="0"/>
            <w:adjustRightInd w:val="0"/>
            <w:spacing w:before="60" w:after="60"/>
            <w:ind w:left="714" w:hanging="357"/>
            <w:jc w:val="both"/>
          </w:pPr>
        </w:pPrChange>
      </w:pPr>
      <w:r w:rsidRPr="006203B0">
        <w:rPr>
          <w:rFonts w:ascii="Arial" w:hAnsi="Arial" w:cs="Arial"/>
          <w:color w:val="000000"/>
          <w:sz w:val="22"/>
          <w:szCs w:val="22"/>
          <w:rPrChange w:id="1037" w:author="Auditor Interno" w:date="2019-10-10T16:21:00Z">
            <w:rPr>
              <w:rFonts w:ascii="Tahoma" w:hAnsi="Tahoma" w:cs="Tahoma"/>
              <w:color w:val="000000"/>
            </w:rPr>
          </w:rPrChange>
        </w:rPr>
        <w:t xml:space="preserve">Factura a nombre Caja </w:t>
      </w:r>
      <w:r w:rsidR="00AB72C7" w:rsidRPr="006203B0">
        <w:rPr>
          <w:rFonts w:ascii="Arial" w:hAnsi="Arial" w:cs="Arial"/>
          <w:color w:val="000000"/>
          <w:sz w:val="22"/>
          <w:szCs w:val="22"/>
          <w:rPrChange w:id="1038" w:author="Auditor Interno" w:date="2019-10-10T16:21:00Z">
            <w:rPr>
              <w:rFonts w:ascii="Tahoma" w:hAnsi="Tahoma" w:cs="Tahoma"/>
              <w:color w:val="000000"/>
            </w:rPr>
          </w:rPrChange>
        </w:rPr>
        <w:t>Tepic</w:t>
      </w:r>
      <w:r w:rsidRPr="006203B0">
        <w:rPr>
          <w:rFonts w:ascii="Arial" w:hAnsi="Arial" w:cs="Arial"/>
          <w:color w:val="000000"/>
          <w:sz w:val="22"/>
          <w:szCs w:val="22"/>
          <w:rPrChange w:id="1039" w:author="Auditor Interno" w:date="2019-10-10T16:21:00Z">
            <w:rPr>
              <w:rFonts w:ascii="Tahoma" w:hAnsi="Tahoma" w:cs="Tahoma"/>
              <w:color w:val="000000"/>
            </w:rPr>
          </w:rPrChange>
        </w:rPr>
        <w:t xml:space="preserve"> S.C. de A.P. de R.L. de C.V.</w:t>
      </w:r>
      <w:r w:rsidR="00C15B74" w:rsidRPr="006203B0">
        <w:rPr>
          <w:rFonts w:ascii="Arial" w:hAnsi="Arial" w:cs="Arial"/>
          <w:color w:val="000000"/>
          <w:sz w:val="22"/>
          <w:szCs w:val="22"/>
          <w:rPrChange w:id="1040" w:author="Auditor Interno" w:date="2019-10-10T16:21:00Z">
            <w:rPr>
              <w:rFonts w:ascii="Tahoma" w:hAnsi="Tahoma" w:cs="Tahoma"/>
              <w:color w:val="000000"/>
            </w:rPr>
          </w:rPrChange>
        </w:rPr>
        <w:t>, que de manera estricta deberá contener al menos los siguientes datos:</w:t>
      </w:r>
    </w:p>
    <w:p w14:paraId="4FE5BA4F" w14:textId="0C9C74DA" w:rsidR="00C91F1D" w:rsidRPr="006203B0" w:rsidRDefault="00C91F1D">
      <w:pPr>
        <w:numPr>
          <w:ilvl w:val="1"/>
          <w:numId w:val="16"/>
        </w:numPr>
        <w:autoSpaceDE w:val="0"/>
        <w:autoSpaceDN w:val="0"/>
        <w:adjustRightInd w:val="0"/>
        <w:spacing w:before="60" w:after="60" w:line="276" w:lineRule="auto"/>
        <w:jc w:val="both"/>
        <w:rPr>
          <w:ins w:id="1041" w:author="Guadalupe Arana" w:date="2018-08-14T10:01:00Z"/>
          <w:rFonts w:ascii="Arial" w:hAnsi="Arial" w:cs="Arial"/>
          <w:color w:val="000000"/>
          <w:sz w:val="22"/>
          <w:szCs w:val="22"/>
          <w:rPrChange w:id="1042" w:author="Auditor Interno" w:date="2019-10-10T16:21:00Z">
            <w:rPr>
              <w:ins w:id="1043" w:author="Guadalupe Arana" w:date="2018-08-14T10:01:00Z"/>
              <w:rFonts w:ascii="Tahoma" w:hAnsi="Tahoma" w:cs="Tahoma"/>
              <w:color w:val="000000"/>
            </w:rPr>
          </w:rPrChange>
        </w:rPr>
        <w:pPrChange w:id="1044" w:author="Auditor Interno" w:date="2019-10-10T16:46:00Z">
          <w:pPr>
            <w:numPr>
              <w:ilvl w:val="1"/>
              <w:numId w:val="16"/>
            </w:numPr>
            <w:autoSpaceDE w:val="0"/>
            <w:autoSpaceDN w:val="0"/>
            <w:adjustRightInd w:val="0"/>
            <w:spacing w:before="60" w:after="60"/>
            <w:ind w:left="1440" w:hanging="360"/>
            <w:jc w:val="both"/>
          </w:pPr>
        </w:pPrChange>
      </w:pPr>
      <w:ins w:id="1045" w:author="Guadalupe Arana" w:date="2018-08-14T10:01:00Z">
        <w:r w:rsidRPr="006203B0">
          <w:rPr>
            <w:rFonts w:ascii="Arial" w:hAnsi="Arial" w:cs="Arial"/>
            <w:color w:val="000000"/>
            <w:sz w:val="22"/>
            <w:szCs w:val="22"/>
            <w:rPrChange w:id="1046" w:author="Auditor Interno" w:date="2019-10-10T16:21:00Z">
              <w:rPr>
                <w:rFonts w:ascii="Tahoma" w:hAnsi="Tahoma" w:cs="Tahoma"/>
                <w:color w:val="000000"/>
              </w:rPr>
            </w:rPrChange>
          </w:rPr>
          <w:t>RFC</w:t>
        </w:r>
      </w:ins>
    </w:p>
    <w:p w14:paraId="693B891D" w14:textId="4EBD63C6" w:rsidR="00C91F1D" w:rsidRPr="006203B0" w:rsidRDefault="00C91F1D">
      <w:pPr>
        <w:numPr>
          <w:ilvl w:val="1"/>
          <w:numId w:val="16"/>
        </w:numPr>
        <w:autoSpaceDE w:val="0"/>
        <w:autoSpaceDN w:val="0"/>
        <w:adjustRightInd w:val="0"/>
        <w:spacing w:before="60" w:after="60" w:line="276" w:lineRule="auto"/>
        <w:jc w:val="both"/>
        <w:rPr>
          <w:ins w:id="1047" w:author="Guadalupe Arana" w:date="2018-08-14T10:01:00Z"/>
          <w:rFonts w:ascii="Arial" w:hAnsi="Arial" w:cs="Arial"/>
          <w:color w:val="000000"/>
          <w:sz w:val="22"/>
          <w:szCs w:val="22"/>
          <w:rPrChange w:id="1048" w:author="Auditor Interno" w:date="2019-10-10T16:21:00Z">
            <w:rPr>
              <w:ins w:id="1049" w:author="Guadalupe Arana" w:date="2018-08-14T10:01:00Z"/>
              <w:rFonts w:ascii="Tahoma" w:hAnsi="Tahoma" w:cs="Tahoma"/>
              <w:color w:val="000000"/>
            </w:rPr>
          </w:rPrChange>
        </w:rPr>
        <w:pPrChange w:id="1050" w:author="Auditor Interno" w:date="2019-10-10T16:46:00Z">
          <w:pPr>
            <w:numPr>
              <w:ilvl w:val="1"/>
              <w:numId w:val="16"/>
            </w:numPr>
            <w:autoSpaceDE w:val="0"/>
            <w:autoSpaceDN w:val="0"/>
            <w:adjustRightInd w:val="0"/>
            <w:spacing w:before="60" w:after="60"/>
            <w:ind w:left="1440" w:hanging="360"/>
            <w:jc w:val="both"/>
          </w:pPr>
        </w:pPrChange>
      </w:pPr>
      <w:ins w:id="1051" w:author="Guadalupe Arana" w:date="2018-08-14T10:01:00Z">
        <w:r w:rsidRPr="006203B0">
          <w:rPr>
            <w:rFonts w:ascii="Arial" w:hAnsi="Arial" w:cs="Arial"/>
            <w:color w:val="000000"/>
            <w:sz w:val="22"/>
            <w:szCs w:val="22"/>
            <w:rPrChange w:id="1052" w:author="Auditor Interno" w:date="2019-10-10T16:21:00Z">
              <w:rPr>
                <w:rFonts w:ascii="Tahoma" w:hAnsi="Tahoma" w:cs="Tahoma"/>
                <w:color w:val="000000"/>
              </w:rPr>
            </w:rPrChange>
          </w:rPr>
          <w:t>Razón social</w:t>
        </w:r>
      </w:ins>
    </w:p>
    <w:p w14:paraId="52A97FC4" w14:textId="3E8B5580" w:rsidR="00C91F1D" w:rsidRPr="006203B0" w:rsidRDefault="00C91F1D">
      <w:pPr>
        <w:numPr>
          <w:ilvl w:val="1"/>
          <w:numId w:val="16"/>
        </w:numPr>
        <w:autoSpaceDE w:val="0"/>
        <w:autoSpaceDN w:val="0"/>
        <w:adjustRightInd w:val="0"/>
        <w:spacing w:before="60" w:after="60" w:line="276" w:lineRule="auto"/>
        <w:jc w:val="both"/>
        <w:rPr>
          <w:ins w:id="1053" w:author="Guadalupe Arana" w:date="2018-08-14T10:01:00Z"/>
          <w:rFonts w:ascii="Arial" w:hAnsi="Arial" w:cs="Arial"/>
          <w:color w:val="000000"/>
          <w:sz w:val="22"/>
          <w:szCs w:val="22"/>
          <w:rPrChange w:id="1054" w:author="Auditor Interno" w:date="2019-10-10T16:21:00Z">
            <w:rPr>
              <w:ins w:id="1055" w:author="Guadalupe Arana" w:date="2018-08-14T10:01:00Z"/>
              <w:rFonts w:ascii="Tahoma" w:hAnsi="Tahoma" w:cs="Tahoma"/>
              <w:color w:val="000000"/>
            </w:rPr>
          </w:rPrChange>
        </w:rPr>
        <w:pPrChange w:id="1056" w:author="Auditor Interno" w:date="2019-10-10T16:46:00Z">
          <w:pPr>
            <w:numPr>
              <w:ilvl w:val="1"/>
              <w:numId w:val="16"/>
            </w:numPr>
            <w:autoSpaceDE w:val="0"/>
            <w:autoSpaceDN w:val="0"/>
            <w:adjustRightInd w:val="0"/>
            <w:spacing w:before="60" w:after="60"/>
            <w:ind w:left="1440" w:hanging="360"/>
            <w:jc w:val="both"/>
          </w:pPr>
        </w:pPrChange>
      </w:pPr>
      <w:ins w:id="1057" w:author="Guadalupe Arana" w:date="2018-08-14T10:01:00Z">
        <w:r w:rsidRPr="006203B0">
          <w:rPr>
            <w:rFonts w:ascii="Arial" w:hAnsi="Arial" w:cs="Arial"/>
            <w:color w:val="000000"/>
            <w:sz w:val="22"/>
            <w:szCs w:val="22"/>
            <w:rPrChange w:id="1058" w:author="Auditor Interno" w:date="2019-10-10T16:21:00Z">
              <w:rPr>
                <w:rFonts w:ascii="Tahoma" w:hAnsi="Tahoma" w:cs="Tahoma"/>
                <w:color w:val="000000"/>
              </w:rPr>
            </w:rPrChange>
          </w:rPr>
          <w:t>Método de pago</w:t>
        </w:r>
      </w:ins>
      <w:ins w:id="1059" w:author="Guadalupe Arana" w:date="2018-08-14T10:02:00Z">
        <w:r w:rsidRPr="006203B0">
          <w:rPr>
            <w:rFonts w:ascii="Arial" w:hAnsi="Arial" w:cs="Arial"/>
            <w:color w:val="000000"/>
            <w:sz w:val="22"/>
            <w:szCs w:val="22"/>
            <w:rPrChange w:id="1060" w:author="Auditor Interno" w:date="2019-10-10T16:21:00Z">
              <w:rPr>
                <w:rFonts w:ascii="Tahoma" w:hAnsi="Tahoma" w:cs="Tahoma"/>
                <w:color w:val="000000"/>
              </w:rPr>
            </w:rPrChange>
          </w:rPr>
          <w:t>. En pagos mayores a $2,000.00 deberá ser distinto al efectivo, de lo contrario dicho comprobante no será susceptible de reembolso.</w:t>
        </w:r>
      </w:ins>
    </w:p>
    <w:p w14:paraId="2D2FC0A7" w14:textId="268D59B7" w:rsidR="00C91F1D" w:rsidRPr="006203B0" w:rsidRDefault="00C91F1D">
      <w:pPr>
        <w:numPr>
          <w:ilvl w:val="1"/>
          <w:numId w:val="16"/>
        </w:numPr>
        <w:autoSpaceDE w:val="0"/>
        <w:autoSpaceDN w:val="0"/>
        <w:adjustRightInd w:val="0"/>
        <w:spacing w:before="60" w:after="60" w:line="276" w:lineRule="auto"/>
        <w:jc w:val="both"/>
        <w:rPr>
          <w:ins w:id="1061" w:author="Guadalupe Arana" w:date="2018-08-14T10:03:00Z"/>
          <w:rFonts w:ascii="Arial" w:hAnsi="Arial" w:cs="Arial"/>
          <w:color w:val="000000"/>
          <w:sz w:val="22"/>
          <w:szCs w:val="22"/>
          <w:rPrChange w:id="1062" w:author="Auditor Interno" w:date="2019-10-10T16:21:00Z">
            <w:rPr>
              <w:ins w:id="1063" w:author="Guadalupe Arana" w:date="2018-08-14T10:03:00Z"/>
              <w:rFonts w:ascii="Tahoma" w:hAnsi="Tahoma" w:cs="Tahoma"/>
              <w:color w:val="000000"/>
            </w:rPr>
          </w:rPrChange>
        </w:rPr>
        <w:pPrChange w:id="1064" w:author="Auditor Interno" w:date="2019-10-10T16:46:00Z">
          <w:pPr>
            <w:numPr>
              <w:ilvl w:val="1"/>
              <w:numId w:val="16"/>
            </w:numPr>
            <w:autoSpaceDE w:val="0"/>
            <w:autoSpaceDN w:val="0"/>
            <w:adjustRightInd w:val="0"/>
            <w:spacing w:before="60" w:after="60"/>
            <w:ind w:left="1440" w:hanging="360"/>
            <w:jc w:val="both"/>
          </w:pPr>
        </w:pPrChange>
      </w:pPr>
      <w:ins w:id="1065" w:author="Guadalupe Arana" w:date="2018-08-14T10:01:00Z">
        <w:r w:rsidRPr="006203B0">
          <w:rPr>
            <w:rFonts w:ascii="Arial" w:hAnsi="Arial" w:cs="Arial"/>
            <w:color w:val="000000"/>
            <w:sz w:val="22"/>
            <w:szCs w:val="22"/>
            <w:rPrChange w:id="1066" w:author="Auditor Interno" w:date="2019-10-10T16:21:00Z">
              <w:rPr>
                <w:rFonts w:ascii="Tahoma" w:hAnsi="Tahoma" w:cs="Tahoma"/>
                <w:color w:val="000000"/>
              </w:rPr>
            </w:rPrChange>
          </w:rPr>
          <w:t>Uso del CFDI</w:t>
        </w:r>
      </w:ins>
      <w:ins w:id="1067" w:author="Guadalupe Arana" w:date="2018-08-14T10:02:00Z">
        <w:r w:rsidRPr="006203B0">
          <w:rPr>
            <w:rFonts w:ascii="Arial" w:hAnsi="Arial" w:cs="Arial"/>
            <w:color w:val="000000"/>
            <w:sz w:val="22"/>
            <w:szCs w:val="22"/>
            <w:rPrChange w:id="1068" w:author="Auditor Interno" w:date="2019-10-10T16:21:00Z">
              <w:rPr>
                <w:rFonts w:ascii="Tahoma" w:hAnsi="Tahoma" w:cs="Tahoma"/>
                <w:color w:val="000000"/>
              </w:rPr>
            </w:rPrChange>
          </w:rPr>
          <w:t xml:space="preserve">, </w:t>
        </w:r>
      </w:ins>
      <w:ins w:id="1069" w:author="Guadalupe Arana" w:date="2018-08-14T10:03:00Z">
        <w:r w:rsidRPr="006203B0">
          <w:rPr>
            <w:rFonts w:ascii="Arial" w:hAnsi="Arial" w:cs="Arial"/>
            <w:color w:val="000000"/>
            <w:sz w:val="22"/>
            <w:szCs w:val="22"/>
            <w:rPrChange w:id="1070" w:author="Auditor Interno" w:date="2019-10-10T16:21:00Z">
              <w:rPr>
                <w:rFonts w:ascii="Tahoma" w:hAnsi="Tahoma" w:cs="Tahoma"/>
                <w:color w:val="000000"/>
              </w:rPr>
            </w:rPrChange>
          </w:rPr>
          <w:t>de conformidad con lo señalado por contabilidad o Gerencia.</w:t>
        </w:r>
      </w:ins>
    </w:p>
    <w:p w14:paraId="17B78B10" w14:textId="0D124C3A" w:rsidR="00C91F1D" w:rsidRPr="006203B0" w:rsidDel="00745097" w:rsidRDefault="00C91F1D">
      <w:pPr>
        <w:numPr>
          <w:ilvl w:val="1"/>
          <w:numId w:val="16"/>
        </w:numPr>
        <w:autoSpaceDE w:val="0"/>
        <w:autoSpaceDN w:val="0"/>
        <w:adjustRightInd w:val="0"/>
        <w:spacing w:before="60" w:after="60" w:line="276" w:lineRule="auto"/>
        <w:jc w:val="both"/>
        <w:rPr>
          <w:ins w:id="1071" w:author="Guadalupe Arana" w:date="2018-08-14T10:04:00Z"/>
          <w:del w:id="1072" w:author="Auditor Interno" w:date="2019-01-02T13:31:00Z"/>
          <w:rFonts w:ascii="Arial" w:hAnsi="Arial" w:cs="Arial"/>
          <w:color w:val="000000"/>
          <w:sz w:val="22"/>
          <w:szCs w:val="22"/>
          <w:rPrChange w:id="1073" w:author="Auditor Interno" w:date="2019-10-10T16:21:00Z">
            <w:rPr>
              <w:ins w:id="1074" w:author="Guadalupe Arana" w:date="2018-08-14T10:04:00Z"/>
              <w:del w:id="1075" w:author="Auditor Interno" w:date="2019-01-02T13:31:00Z"/>
              <w:rFonts w:ascii="Tahoma" w:hAnsi="Tahoma" w:cs="Tahoma"/>
              <w:color w:val="000000"/>
            </w:rPr>
          </w:rPrChange>
        </w:rPr>
        <w:pPrChange w:id="1076" w:author="Auditor Interno" w:date="2019-10-10T16:46:00Z">
          <w:pPr>
            <w:numPr>
              <w:ilvl w:val="1"/>
              <w:numId w:val="16"/>
            </w:numPr>
            <w:autoSpaceDE w:val="0"/>
            <w:autoSpaceDN w:val="0"/>
            <w:adjustRightInd w:val="0"/>
            <w:spacing w:before="60" w:after="60"/>
            <w:ind w:left="1440" w:hanging="360"/>
            <w:jc w:val="both"/>
          </w:pPr>
        </w:pPrChange>
      </w:pPr>
      <w:ins w:id="1077" w:author="Guadalupe Arana" w:date="2018-08-14T10:04:00Z">
        <w:r w:rsidRPr="006203B0">
          <w:rPr>
            <w:rFonts w:ascii="Arial" w:hAnsi="Arial" w:cs="Arial"/>
            <w:color w:val="000000"/>
            <w:sz w:val="22"/>
            <w:szCs w:val="22"/>
            <w:rPrChange w:id="1078" w:author="Auditor Interno" w:date="2019-10-10T16:21:00Z">
              <w:rPr>
                <w:rFonts w:ascii="Tahoma" w:hAnsi="Tahoma" w:cs="Tahoma"/>
                <w:color w:val="000000"/>
              </w:rPr>
            </w:rPrChange>
          </w:rPr>
          <w:t>Desglose claro y preciso de los servicios o artículos adquiridos.</w:t>
        </w:r>
      </w:ins>
    </w:p>
    <w:p w14:paraId="1203062B" w14:textId="008DF934" w:rsidR="00C91F1D" w:rsidRPr="006203B0" w:rsidDel="00745097" w:rsidRDefault="00C91F1D">
      <w:pPr>
        <w:numPr>
          <w:ilvl w:val="1"/>
          <w:numId w:val="16"/>
        </w:numPr>
        <w:autoSpaceDE w:val="0"/>
        <w:autoSpaceDN w:val="0"/>
        <w:adjustRightInd w:val="0"/>
        <w:spacing w:before="60" w:after="60" w:line="276" w:lineRule="auto"/>
        <w:jc w:val="both"/>
        <w:rPr>
          <w:del w:id="1079" w:author="Auditor Interno" w:date="2019-01-02T13:31:00Z"/>
          <w:rFonts w:ascii="Arial" w:hAnsi="Arial" w:cs="Arial"/>
          <w:color w:val="000000"/>
          <w:sz w:val="22"/>
          <w:szCs w:val="22"/>
          <w:rPrChange w:id="1080" w:author="Auditor Interno" w:date="2019-10-10T16:21:00Z">
            <w:rPr>
              <w:del w:id="1081" w:author="Auditor Interno" w:date="2019-01-02T13:31:00Z"/>
              <w:rFonts w:ascii="Tahoma" w:hAnsi="Tahoma" w:cs="Tahoma"/>
              <w:color w:val="000000"/>
            </w:rPr>
          </w:rPrChange>
        </w:rPr>
        <w:pPrChange w:id="1082" w:author="Auditor Interno" w:date="2019-10-10T16:46:00Z">
          <w:pPr>
            <w:numPr>
              <w:numId w:val="16"/>
            </w:numPr>
            <w:autoSpaceDE w:val="0"/>
            <w:autoSpaceDN w:val="0"/>
            <w:adjustRightInd w:val="0"/>
            <w:spacing w:before="60" w:after="60"/>
            <w:ind w:left="714" w:hanging="357"/>
            <w:jc w:val="both"/>
          </w:pPr>
        </w:pPrChange>
      </w:pPr>
    </w:p>
    <w:p w14:paraId="409DAA4A" w14:textId="3B0C322A" w:rsidR="005176C0" w:rsidRPr="006203B0" w:rsidDel="00745097" w:rsidRDefault="005176C0">
      <w:pPr>
        <w:autoSpaceDE w:val="0"/>
        <w:autoSpaceDN w:val="0"/>
        <w:adjustRightInd w:val="0"/>
        <w:spacing w:before="60" w:after="60" w:line="276" w:lineRule="auto"/>
        <w:ind w:left="714"/>
        <w:jc w:val="both"/>
        <w:rPr>
          <w:del w:id="1083" w:author="Auditor Interno" w:date="2019-01-02T13:31:00Z"/>
          <w:rFonts w:ascii="Arial" w:hAnsi="Arial" w:cs="Arial"/>
          <w:color w:val="000000"/>
          <w:sz w:val="22"/>
          <w:szCs w:val="22"/>
          <w:rPrChange w:id="1084" w:author="Auditor Interno" w:date="2019-10-10T16:21:00Z">
            <w:rPr>
              <w:del w:id="1085" w:author="Auditor Interno" w:date="2019-01-02T13:31:00Z"/>
              <w:rFonts w:ascii="Tahoma" w:hAnsi="Tahoma" w:cs="Tahoma"/>
              <w:color w:val="000000"/>
            </w:rPr>
          </w:rPrChange>
        </w:rPr>
        <w:pPrChange w:id="1086" w:author="Auditor Interno" w:date="2019-10-10T16:46:00Z">
          <w:pPr>
            <w:autoSpaceDE w:val="0"/>
            <w:autoSpaceDN w:val="0"/>
            <w:adjustRightInd w:val="0"/>
            <w:spacing w:before="60" w:after="60"/>
            <w:ind w:left="714"/>
            <w:jc w:val="both"/>
          </w:pPr>
        </w:pPrChange>
      </w:pPr>
    </w:p>
    <w:p w14:paraId="7B9AC0BB" w14:textId="72795557" w:rsidR="005176C0" w:rsidRPr="006203B0" w:rsidRDefault="005176C0">
      <w:pPr>
        <w:numPr>
          <w:ilvl w:val="1"/>
          <w:numId w:val="16"/>
        </w:numPr>
        <w:autoSpaceDE w:val="0"/>
        <w:autoSpaceDN w:val="0"/>
        <w:adjustRightInd w:val="0"/>
        <w:spacing w:before="60" w:after="60" w:line="276" w:lineRule="auto"/>
        <w:jc w:val="both"/>
        <w:rPr>
          <w:rFonts w:ascii="Arial" w:hAnsi="Arial" w:cs="Arial"/>
          <w:color w:val="000000"/>
          <w:sz w:val="22"/>
          <w:szCs w:val="22"/>
          <w:rPrChange w:id="1087" w:author="Auditor Interno" w:date="2019-10-10T16:21:00Z">
            <w:rPr>
              <w:rFonts w:ascii="Tahoma" w:hAnsi="Tahoma" w:cs="Tahoma"/>
              <w:color w:val="000000"/>
            </w:rPr>
          </w:rPrChange>
        </w:rPr>
        <w:pPrChange w:id="1088" w:author="Auditor Interno" w:date="2019-10-10T16:46:00Z">
          <w:pPr>
            <w:numPr>
              <w:numId w:val="16"/>
            </w:numPr>
            <w:autoSpaceDE w:val="0"/>
            <w:autoSpaceDN w:val="0"/>
            <w:adjustRightInd w:val="0"/>
            <w:spacing w:before="60" w:after="60"/>
            <w:ind w:left="714" w:hanging="357"/>
            <w:jc w:val="both"/>
          </w:pPr>
        </w:pPrChange>
      </w:pPr>
    </w:p>
    <w:p w14:paraId="7AE0BCB1" w14:textId="77777777" w:rsidR="005176C0" w:rsidRPr="006203B0" w:rsidRDefault="005176C0">
      <w:pPr>
        <w:numPr>
          <w:ilvl w:val="0"/>
          <w:numId w:val="16"/>
        </w:numPr>
        <w:autoSpaceDE w:val="0"/>
        <w:autoSpaceDN w:val="0"/>
        <w:adjustRightInd w:val="0"/>
        <w:spacing w:before="60" w:after="60" w:line="276" w:lineRule="auto"/>
        <w:ind w:left="714" w:hanging="357"/>
        <w:jc w:val="both"/>
        <w:rPr>
          <w:rFonts w:ascii="Arial" w:hAnsi="Arial" w:cs="Arial"/>
          <w:color w:val="000000"/>
          <w:sz w:val="22"/>
          <w:szCs w:val="22"/>
          <w:rPrChange w:id="1089" w:author="Auditor Interno" w:date="2019-10-10T16:21:00Z">
            <w:rPr>
              <w:rFonts w:ascii="Tahoma" w:hAnsi="Tahoma" w:cs="Tahoma"/>
              <w:color w:val="000000"/>
            </w:rPr>
          </w:rPrChange>
        </w:rPr>
        <w:pPrChange w:id="1090" w:author="Auditor Interno" w:date="2019-10-10T16:46:00Z">
          <w:pPr>
            <w:numPr>
              <w:numId w:val="16"/>
            </w:numPr>
            <w:autoSpaceDE w:val="0"/>
            <w:autoSpaceDN w:val="0"/>
            <w:adjustRightInd w:val="0"/>
            <w:spacing w:before="60" w:after="60"/>
            <w:ind w:left="714" w:hanging="357"/>
            <w:jc w:val="both"/>
          </w:pPr>
        </w:pPrChange>
      </w:pPr>
      <w:r w:rsidRPr="006203B0">
        <w:rPr>
          <w:rFonts w:ascii="Arial" w:hAnsi="Arial" w:cs="Arial"/>
          <w:color w:val="000000"/>
          <w:sz w:val="22"/>
          <w:szCs w:val="22"/>
          <w:rPrChange w:id="1091" w:author="Auditor Interno" w:date="2019-10-10T16:21:00Z">
            <w:rPr>
              <w:rFonts w:ascii="Tahoma" w:hAnsi="Tahoma" w:cs="Tahoma"/>
              <w:color w:val="000000"/>
            </w:rPr>
          </w:rPrChange>
        </w:rPr>
        <w:t>La comprobación se deberá firmar por la persona que recibió el servicio.</w:t>
      </w:r>
    </w:p>
    <w:p w14:paraId="1AB3CEC2" w14:textId="1F44EA5C" w:rsidR="005176C0" w:rsidRPr="006203B0" w:rsidRDefault="005176C0">
      <w:pPr>
        <w:numPr>
          <w:ilvl w:val="0"/>
          <w:numId w:val="16"/>
        </w:numPr>
        <w:autoSpaceDE w:val="0"/>
        <w:autoSpaceDN w:val="0"/>
        <w:adjustRightInd w:val="0"/>
        <w:spacing w:before="60" w:after="60" w:line="276" w:lineRule="auto"/>
        <w:ind w:left="714" w:hanging="357"/>
        <w:jc w:val="both"/>
        <w:rPr>
          <w:rFonts w:ascii="Arial" w:hAnsi="Arial" w:cs="Arial"/>
          <w:color w:val="000000"/>
          <w:sz w:val="22"/>
          <w:szCs w:val="22"/>
          <w:rPrChange w:id="1092" w:author="Auditor Interno" w:date="2019-10-10T16:21:00Z">
            <w:rPr>
              <w:rFonts w:ascii="Tahoma" w:hAnsi="Tahoma" w:cs="Tahoma"/>
              <w:color w:val="000000"/>
            </w:rPr>
          </w:rPrChange>
        </w:rPr>
        <w:pPrChange w:id="1093" w:author="Auditor Interno" w:date="2019-10-10T16:46:00Z">
          <w:pPr>
            <w:numPr>
              <w:numId w:val="16"/>
            </w:numPr>
            <w:autoSpaceDE w:val="0"/>
            <w:autoSpaceDN w:val="0"/>
            <w:adjustRightInd w:val="0"/>
            <w:spacing w:before="60" w:after="60"/>
            <w:ind w:left="714" w:hanging="357"/>
            <w:jc w:val="both"/>
          </w:pPr>
        </w:pPrChange>
      </w:pPr>
      <w:r w:rsidRPr="006203B0">
        <w:rPr>
          <w:rFonts w:ascii="Arial" w:hAnsi="Arial" w:cs="Arial"/>
          <w:color w:val="000000"/>
          <w:sz w:val="22"/>
          <w:szCs w:val="22"/>
          <w:rPrChange w:id="1094" w:author="Auditor Interno" w:date="2019-10-10T16:21:00Z">
            <w:rPr>
              <w:rFonts w:ascii="Tahoma" w:hAnsi="Tahoma" w:cs="Tahoma"/>
              <w:color w:val="000000"/>
            </w:rPr>
          </w:rPrChange>
        </w:rPr>
        <w:t xml:space="preserve">Invariablemente los tickets </w:t>
      </w:r>
      <w:del w:id="1095" w:author="Auditor Interno" w:date="2019-09-26T12:05:00Z">
        <w:r w:rsidRPr="006203B0" w:rsidDel="00402ABE">
          <w:rPr>
            <w:rFonts w:ascii="Arial" w:hAnsi="Arial" w:cs="Arial"/>
            <w:color w:val="000000"/>
            <w:sz w:val="22"/>
            <w:szCs w:val="22"/>
            <w:rPrChange w:id="1096" w:author="Auditor Interno" w:date="2019-10-10T16:21:00Z">
              <w:rPr>
                <w:rFonts w:ascii="Tahoma" w:hAnsi="Tahoma" w:cs="Tahoma"/>
                <w:color w:val="000000"/>
              </w:rPr>
            </w:rPrChange>
          </w:rPr>
          <w:delText>ó</w:delText>
        </w:r>
      </w:del>
      <w:ins w:id="1097" w:author="Auditor Interno" w:date="2019-09-26T12:05:00Z">
        <w:r w:rsidR="00402ABE" w:rsidRPr="006203B0">
          <w:rPr>
            <w:rFonts w:ascii="Arial" w:hAnsi="Arial" w:cs="Arial"/>
            <w:color w:val="000000"/>
            <w:sz w:val="22"/>
            <w:szCs w:val="22"/>
            <w:rPrChange w:id="1098" w:author="Auditor Interno" w:date="2019-10-10T16:21:00Z">
              <w:rPr>
                <w:rFonts w:ascii="Tahoma" w:hAnsi="Tahoma" w:cs="Tahoma"/>
                <w:color w:val="000000"/>
                <w:sz w:val="23"/>
                <w:szCs w:val="23"/>
              </w:rPr>
            </w:rPrChange>
          </w:rPr>
          <w:t>o</w:t>
        </w:r>
      </w:ins>
      <w:r w:rsidRPr="006203B0">
        <w:rPr>
          <w:rFonts w:ascii="Arial" w:hAnsi="Arial" w:cs="Arial"/>
          <w:color w:val="000000"/>
          <w:sz w:val="22"/>
          <w:szCs w:val="22"/>
          <w:rPrChange w:id="1099" w:author="Auditor Interno" w:date="2019-10-10T16:21:00Z">
            <w:rPr>
              <w:rFonts w:ascii="Tahoma" w:hAnsi="Tahoma" w:cs="Tahoma"/>
              <w:color w:val="000000"/>
            </w:rPr>
          </w:rPrChange>
        </w:rPr>
        <w:t xml:space="preserve"> tiras de caja registradora, deberán canjearse por factura.</w:t>
      </w:r>
    </w:p>
    <w:p w14:paraId="7F0FB713" w14:textId="2EABB397" w:rsidR="005176C0" w:rsidRPr="006203B0" w:rsidRDefault="005176C0">
      <w:pPr>
        <w:numPr>
          <w:ilvl w:val="0"/>
          <w:numId w:val="16"/>
        </w:numPr>
        <w:autoSpaceDE w:val="0"/>
        <w:autoSpaceDN w:val="0"/>
        <w:adjustRightInd w:val="0"/>
        <w:spacing w:before="60" w:after="60" w:line="276" w:lineRule="auto"/>
        <w:ind w:left="714" w:hanging="357"/>
        <w:jc w:val="both"/>
        <w:rPr>
          <w:rFonts w:ascii="Arial" w:hAnsi="Arial" w:cs="Arial"/>
          <w:color w:val="000000"/>
          <w:sz w:val="22"/>
          <w:szCs w:val="22"/>
          <w:rPrChange w:id="1100" w:author="Auditor Interno" w:date="2019-10-10T16:21:00Z">
            <w:rPr>
              <w:rFonts w:ascii="Tahoma" w:hAnsi="Tahoma" w:cs="Tahoma"/>
              <w:color w:val="000000"/>
            </w:rPr>
          </w:rPrChange>
        </w:rPr>
        <w:pPrChange w:id="1101" w:author="Auditor Interno" w:date="2019-10-10T16:46:00Z">
          <w:pPr>
            <w:numPr>
              <w:numId w:val="16"/>
            </w:numPr>
            <w:autoSpaceDE w:val="0"/>
            <w:autoSpaceDN w:val="0"/>
            <w:adjustRightInd w:val="0"/>
            <w:spacing w:before="60" w:after="60"/>
            <w:ind w:left="714" w:hanging="357"/>
            <w:jc w:val="both"/>
          </w:pPr>
        </w:pPrChange>
      </w:pPr>
      <w:r w:rsidRPr="006203B0">
        <w:rPr>
          <w:rFonts w:ascii="Arial" w:hAnsi="Arial" w:cs="Arial"/>
          <w:color w:val="000000"/>
          <w:sz w:val="22"/>
          <w:szCs w:val="22"/>
          <w:rPrChange w:id="1102" w:author="Auditor Interno" w:date="2019-10-10T16:21:00Z">
            <w:rPr>
              <w:rFonts w:ascii="Tahoma" w:hAnsi="Tahoma" w:cs="Tahoma"/>
              <w:color w:val="000000"/>
            </w:rPr>
          </w:rPrChange>
        </w:rPr>
        <w:t xml:space="preserve">Sólo se aceptarán Notas de Venta, </w:t>
      </w:r>
      <w:ins w:id="1103" w:author="Guadalupe Arana" w:date="2018-08-14T10:05:00Z">
        <w:r w:rsidR="00C91F1D" w:rsidRPr="006203B0">
          <w:rPr>
            <w:rFonts w:ascii="Arial" w:hAnsi="Arial" w:cs="Arial"/>
            <w:color w:val="000000"/>
            <w:sz w:val="22"/>
            <w:szCs w:val="22"/>
            <w:rPrChange w:id="1104" w:author="Auditor Interno" w:date="2019-10-10T16:21:00Z">
              <w:rPr>
                <w:rFonts w:ascii="Tahoma" w:hAnsi="Tahoma" w:cs="Tahoma"/>
                <w:color w:val="000000"/>
              </w:rPr>
            </w:rPrChange>
          </w:rPr>
          <w:t>t</w:t>
        </w:r>
      </w:ins>
      <w:del w:id="1105" w:author="Guadalupe Arana" w:date="2018-08-14T10:05:00Z">
        <w:r w:rsidRPr="006203B0" w:rsidDel="00C91F1D">
          <w:rPr>
            <w:rFonts w:ascii="Arial" w:hAnsi="Arial" w:cs="Arial"/>
            <w:color w:val="000000"/>
            <w:sz w:val="22"/>
            <w:szCs w:val="22"/>
            <w:rPrChange w:id="1106" w:author="Auditor Interno" w:date="2019-10-10T16:21:00Z">
              <w:rPr>
                <w:rFonts w:ascii="Tahoma" w:hAnsi="Tahoma" w:cs="Tahoma"/>
                <w:color w:val="000000"/>
              </w:rPr>
            </w:rPrChange>
          </w:rPr>
          <w:delText>T</w:delText>
        </w:r>
      </w:del>
      <w:r w:rsidRPr="006203B0">
        <w:rPr>
          <w:rFonts w:ascii="Arial" w:hAnsi="Arial" w:cs="Arial"/>
          <w:color w:val="000000"/>
          <w:sz w:val="22"/>
          <w:szCs w:val="22"/>
          <w:rPrChange w:id="1107" w:author="Auditor Interno" w:date="2019-10-10T16:21:00Z">
            <w:rPr>
              <w:rFonts w:ascii="Tahoma" w:hAnsi="Tahoma" w:cs="Tahoma"/>
              <w:color w:val="000000"/>
            </w:rPr>
          </w:rPrChange>
        </w:rPr>
        <w:t xml:space="preserve">ickets o </w:t>
      </w:r>
      <w:ins w:id="1108" w:author="Guadalupe Arana" w:date="2018-08-14T10:05:00Z">
        <w:r w:rsidR="00C91F1D" w:rsidRPr="006203B0">
          <w:rPr>
            <w:rFonts w:ascii="Arial" w:hAnsi="Arial" w:cs="Arial"/>
            <w:color w:val="000000"/>
            <w:sz w:val="22"/>
            <w:szCs w:val="22"/>
            <w:rPrChange w:id="1109" w:author="Auditor Interno" w:date="2019-10-10T16:21:00Z">
              <w:rPr>
                <w:rFonts w:ascii="Tahoma" w:hAnsi="Tahoma" w:cs="Tahoma"/>
                <w:color w:val="000000"/>
              </w:rPr>
            </w:rPrChange>
          </w:rPr>
          <w:t>v</w:t>
        </w:r>
      </w:ins>
      <w:del w:id="1110" w:author="Guadalupe Arana" w:date="2018-08-14T10:05:00Z">
        <w:r w:rsidR="00F4686B" w:rsidRPr="006203B0" w:rsidDel="00C91F1D">
          <w:rPr>
            <w:rFonts w:ascii="Arial" w:hAnsi="Arial" w:cs="Arial"/>
            <w:color w:val="000000"/>
            <w:sz w:val="22"/>
            <w:szCs w:val="22"/>
            <w:rPrChange w:id="1111" w:author="Auditor Interno" w:date="2019-10-10T16:21:00Z">
              <w:rPr>
                <w:rFonts w:ascii="Tahoma" w:hAnsi="Tahoma" w:cs="Tahoma"/>
                <w:color w:val="000000"/>
              </w:rPr>
            </w:rPrChange>
          </w:rPr>
          <w:delText>V</w:delText>
        </w:r>
      </w:del>
      <w:r w:rsidR="00F4686B" w:rsidRPr="006203B0">
        <w:rPr>
          <w:rFonts w:ascii="Arial" w:hAnsi="Arial" w:cs="Arial"/>
          <w:color w:val="000000"/>
          <w:sz w:val="22"/>
          <w:szCs w:val="22"/>
          <w:rPrChange w:id="1112" w:author="Auditor Interno" w:date="2019-10-10T16:21:00Z">
            <w:rPr>
              <w:rFonts w:ascii="Tahoma" w:hAnsi="Tahoma" w:cs="Tahoma"/>
              <w:color w:val="000000"/>
            </w:rPr>
          </w:rPrChange>
        </w:rPr>
        <w:t>ale cuando</w:t>
      </w:r>
      <w:r w:rsidRPr="006203B0">
        <w:rPr>
          <w:rFonts w:ascii="Arial" w:hAnsi="Arial" w:cs="Arial"/>
          <w:color w:val="000000"/>
          <w:sz w:val="22"/>
          <w:szCs w:val="22"/>
          <w:rPrChange w:id="1113" w:author="Auditor Interno" w:date="2019-10-10T16:21:00Z">
            <w:rPr>
              <w:rFonts w:ascii="Tahoma" w:hAnsi="Tahoma" w:cs="Tahoma"/>
              <w:color w:val="000000"/>
            </w:rPr>
          </w:rPrChange>
        </w:rPr>
        <w:t xml:space="preserve"> se realicen gastos en lugares </w:t>
      </w:r>
      <w:r w:rsidR="00487DBF" w:rsidRPr="006203B0">
        <w:rPr>
          <w:rFonts w:ascii="Arial" w:hAnsi="Arial" w:cs="Arial"/>
          <w:color w:val="000000"/>
          <w:sz w:val="22"/>
          <w:szCs w:val="22"/>
          <w:rPrChange w:id="1114" w:author="Auditor Interno" w:date="2019-10-10T16:21:00Z">
            <w:rPr>
              <w:rFonts w:ascii="Tahoma" w:hAnsi="Tahoma" w:cs="Tahoma"/>
              <w:color w:val="000000"/>
            </w:rPr>
          </w:rPrChange>
        </w:rPr>
        <w:t>que no puedan expedir facturas y por los importes autorizados para tal efecto.</w:t>
      </w:r>
    </w:p>
    <w:p w14:paraId="18EF4280" w14:textId="041D8C1D" w:rsidR="005176C0" w:rsidRPr="006203B0" w:rsidDel="001A65F3" w:rsidRDefault="005176C0">
      <w:pPr>
        <w:numPr>
          <w:ilvl w:val="0"/>
          <w:numId w:val="16"/>
        </w:numPr>
        <w:autoSpaceDE w:val="0"/>
        <w:autoSpaceDN w:val="0"/>
        <w:adjustRightInd w:val="0"/>
        <w:spacing w:before="60" w:after="60" w:line="276" w:lineRule="auto"/>
        <w:ind w:left="714" w:hanging="357"/>
        <w:jc w:val="both"/>
        <w:rPr>
          <w:del w:id="1115" w:author="Asus_Generico" w:date="2022-04-13T08:42:00Z"/>
          <w:rFonts w:ascii="Arial" w:hAnsi="Arial" w:cs="Arial"/>
          <w:color w:val="000000"/>
          <w:sz w:val="22"/>
          <w:szCs w:val="22"/>
          <w:rPrChange w:id="1116" w:author="Auditor Interno" w:date="2019-10-10T16:21:00Z">
            <w:rPr>
              <w:del w:id="1117" w:author="Asus_Generico" w:date="2022-04-13T08:42:00Z"/>
              <w:rFonts w:ascii="Tahoma" w:hAnsi="Tahoma" w:cs="Tahoma"/>
              <w:color w:val="000000"/>
            </w:rPr>
          </w:rPrChange>
        </w:rPr>
        <w:pPrChange w:id="1118" w:author="Auditor Interno" w:date="2019-10-10T16:46:00Z">
          <w:pPr>
            <w:numPr>
              <w:numId w:val="16"/>
            </w:numPr>
            <w:autoSpaceDE w:val="0"/>
            <w:autoSpaceDN w:val="0"/>
            <w:adjustRightInd w:val="0"/>
            <w:spacing w:before="60" w:after="60"/>
            <w:ind w:left="714" w:hanging="357"/>
            <w:jc w:val="both"/>
          </w:pPr>
        </w:pPrChange>
      </w:pPr>
      <w:r w:rsidRPr="006203B0">
        <w:rPr>
          <w:rFonts w:ascii="Arial" w:hAnsi="Arial" w:cs="Arial"/>
          <w:color w:val="000000"/>
          <w:sz w:val="22"/>
          <w:szCs w:val="22"/>
          <w:rPrChange w:id="1119" w:author="Auditor Interno" w:date="2019-10-10T16:21:00Z">
            <w:rPr>
              <w:rFonts w:ascii="Tahoma" w:hAnsi="Tahoma" w:cs="Tahoma"/>
              <w:color w:val="000000"/>
            </w:rPr>
          </w:rPrChange>
        </w:rPr>
        <w:t>En los casos que haya un sobrante en efectivo, se p</w:t>
      </w:r>
      <w:r w:rsidR="00F4686B" w:rsidRPr="006203B0">
        <w:rPr>
          <w:rFonts w:ascii="Arial" w:hAnsi="Arial" w:cs="Arial"/>
          <w:color w:val="000000"/>
          <w:sz w:val="22"/>
          <w:szCs w:val="22"/>
          <w:rPrChange w:id="1120" w:author="Auditor Interno" w:date="2019-10-10T16:21:00Z">
            <w:rPr>
              <w:rFonts w:ascii="Tahoma" w:hAnsi="Tahoma" w:cs="Tahoma"/>
              <w:color w:val="000000"/>
            </w:rPr>
          </w:rPrChange>
        </w:rPr>
        <w:t xml:space="preserve">rocederá a entregarlo al </w:t>
      </w:r>
      <w:r w:rsidR="00281BB9" w:rsidRPr="006203B0">
        <w:rPr>
          <w:rFonts w:ascii="Arial" w:hAnsi="Arial" w:cs="Arial"/>
          <w:color w:val="000000"/>
          <w:sz w:val="22"/>
          <w:szCs w:val="22"/>
          <w:rPrChange w:id="1121" w:author="Auditor Interno" w:date="2019-10-10T16:21:00Z">
            <w:rPr>
              <w:rFonts w:ascii="Tahoma" w:hAnsi="Tahoma" w:cs="Tahoma"/>
              <w:color w:val="000000"/>
            </w:rPr>
          </w:rPrChange>
        </w:rPr>
        <w:t>Contador General</w:t>
      </w:r>
      <w:r w:rsidR="00F4686B" w:rsidRPr="006203B0">
        <w:rPr>
          <w:rFonts w:ascii="Arial" w:hAnsi="Arial" w:cs="Arial"/>
          <w:color w:val="000000"/>
          <w:sz w:val="22"/>
          <w:szCs w:val="22"/>
          <w:rPrChange w:id="1122" w:author="Auditor Interno" w:date="2019-10-10T16:21:00Z">
            <w:rPr>
              <w:rFonts w:ascii="Tahoma" w:hAnsi="Tahoma" w:cs="Tahoma"/>
              <w:color w:val="000000"/>
            </w:rPr>
          </w:rPrChange>
        </w:rPr>
        <w:t xml:space="preserve"> conjuntamente</w:t>
      </w:r>
      <w:r w:rsidR="00487DBF" w:rsidRPr="006203B0">
        <w:rPr>
          <w:rFonts w:ascii="Arial" w:hAnsi="Arial" w:cs="Arial"/>
          <w:color w:val="000000"/>
          <w:sz w:val="22"/>
          <w:szCs w:val="22"/>
          <w:rPrChange w:id="1123" w:author="Auditor Interno" w:date="2019-10-10T16:21:00Z">
            <w:rPr>
              <w:rFonts w:ascii="Tahoma" w:hAnsi="Tahoma" w:cs="Tahoma"/>
              <w:color w:val="000000"/>
            </w:rPr>
          </w:rPrChange>
        </w:rPr>
        <w:t xml:space="preserve"> con </w:t>
      </w:r>
      <w:r w:rsidRPr="006203B0">
        <w:rPr>
          <w:rFonts w:ascii="Arial" w:hAnsi="Arial" w:cs="Arial"/>
          <w:color w:val="000000"/>
          <w:sz w:val="22"/>
          <w:szCs w:val="22"/>
          <w:rPrChange w:id="1124" w:author="Auditor Interno" w:date="2019-10-10T16:21:00Z">
            <w:rPr>
              <w:rFonts w:ascii="Tahoma" w:hAnsi="Tahoma" w:cs="Tahoma"/>
              <w:color w:val="000000"/>
            </w:rPr>
          </w:rPrChange>
        </w:rPr>
        <w:t>los documentos parte de la comprobación.</w:t>
      </w:r>
    </w:p>
    <w:p w14:paraId="2DD6DFE0" w14:textId="77777777" w:rsidR="005176C0" w:rsidRPr="001A65F3" w:rsidDel="001A65F3" w:rsidRDefault="005176C0">
      <w:pPr>
        <w:numPr>
          <w:ilvl w:val="0"/>
          <w:numId w:val="16"/>
        </w:numPr>
        <w:autoSpaceDE w:val="0"/>
        <w:autoSpaceDN w:val="0"/>
        <w:adjustRightInd w:val="0"/>
        <w:spacing w:before="60" w:after="60" w:line="276" w:lineRule="auto"/>
        <w:ind w:left="714" w:hanging="357"/>
        <w:jc w:val="both"/>
        <w:rPr>
          <w:del w:id="1125" w:author="Auditor Interno" w:date="2019-10-10T16:20:00Z"/>
          <w:rFonts w:ascii="Arial" w:hAnsi="Arial" w:cs="Arial"/>
          <w:bCs/>
          <w:sz w:val="22"/>
          <w:szCs w:val="22"/>
        </w:rPr>
        <w:pPrChange w:id="1126" w:author="Asus_Generico" w:date="2022-04-13T08:42:00Z">
          <w:pPr>
            <w:autoSpaceDE w:val="0"/>
            <w:autoSpaceDN w:val="0"/>
            <w:adjustRightInd w:val="0"/>
            <w:jc w:val="both"/>
          </w:pPr>
        </w:pPrChange>
      </w:pPr>
    </w:p>
    <w:p w14:paraId="6B6350DA" w14:textId="77777777" w:rsidR="001A65F3" w:rsidRPr="006203B0" w:rsidRDefault="001A65F3">
      <w:pPr>
        <w:numPr>
          <w:ilvl w:val="0"/>
          <w:numId w:val="16"/>
        </w:numPr>
        <w:autoSpaceDE w:val="0"/>
        <w:autoSpaceDN w:val="0"/>
        <w:adjustRightInd w:val="0"/>
        <w:spacing w:before="60" w:after="60" w:line="276" w:lineRule="auto"/>
        <w:ind w:left="714" w:hanging="357"/>
        <w:jc w:val="both"/>
        <w:rPr>
          <w:ins w:id="1127" w:author="Asus_Generico" w:date="2022-04-13T08:37:00Z"/>
          <w:rFonts w:ascii="Arial" w:hAnsi="Arial" w:cs="Arial"/>
          <w:bCs/>
          <w:sz w:val="22"/>
          <w:szCs w:val="22"/>
          <w:rPrChange w:id="1128" w:author="Auditor Interno" w:date="2019-10-10T16:21:00Z">
            <w:rPr>
              <w:ins w:id="1129" w:author="Asus_Generico" w:date="2022-04-13T08:37:00Z"/>
              <w:rFonts w:ascii="Tahoma" w:hAnsi="Tahoma" w:cs="Tahoma"/>
              <w:bCs/>
            </w:rPr>
          </w:rPrChange>
        </w:rPr>
        <w:pPrChange w:id="1130" w:author="Asus_Generico" w:date="2022-04-13T08:42:00Z">
          <w:pPr>
            <w:autoSpaceDE w:val="0"/>
            <w:autoSpaceDN w:val="0"/>
            <w:adjustRightInd w:val="0"/>
            <w:jc w:val="both"/>
          </w:pPr>
        </w:pPrChange>
      </w:pPr>
    </w:p>
    <w:p w14:paraId="57BCB60E" w14:textId="77777777" w:rsidR="007400B8" w:rsidRPr="001A65F3" w:rsidDel="001C6097" w:rsidRDefault="007400B8" w:rsidP="00A37C43">
      <w:pPr>
        <w:autoSpaceDE w:val="0"/>
        <w:autoSpaceDN w:val="0"/>
        <w:adjustRightInd w:val="0"/>
        <w:jc w:val="both"/>
        <w:rPr>
          <w:ins w:id="1131" w:author="Auditor Interno" w:date="2019-01-02T15:33:00Z"/>
          <w:del w:id="1132" w:author="Yadi M." w:date="2022-04-11T17:25:00Z"/>
          <w:rFonts w:ascii="Arial" w:hAnsi="Arial" w:cs="Arial"/>
          <w:b/>
          <w:bCs/>
          <w:sz w:val="26"/>
          <w:szCs w:val="26"/>
          <w:rPrChange w:id="1133" w:author="Asus_Generico" w:date="2022-04-13T08:42:00Z">
            <w:rPr>
              <w:ins w:id="1134" w:author="Auditor Interno" w:date="2019-01-02T15:33:00Z"/>
              <w:del w:id="1135" w:author="Yadi M." w:date="2022-04-11T17:25:00Z"/>
              <w:rFonts w:ascii="Tahoma" w:hAnsi="Tahoma" w:cs="Tahoma"/>
              <w:b/>
              <w:bCs/>
              <w:sz w:val="23"/>
              <w:szCs w:val="23"/>
            </w:rPr>
          </w:rPrChange>
        </w:rPr>
      </w:pPr>
    </w:p>
    <w:p w14:paraId="7DA11FE8" w14:textId="2F1FEBFF" w:rsidR="007400B8" w:rsidDel="001C6097" w:rsidRDefault="007400B8" w:rsidP="00A37C43">
      <w:pPr>
        <w:autoSpaceDE w:val="0"/>
        <w:autoSpaceDN w:val="0"/>
        <w:adjustRightInd w:val="0"/>
        <w:jc w:val="both"/>
        <w:rPr>
          <w:ins w:id="1136" w:author="Auditor Interno" w:date="2019-10-10T16:46:00Z"/>
          <w:del w:id="1137" w:author="Yadi M." w:date="2022-04-11T17:25:00Z"/>
          <w:rFonts w:ascii="Arial" w:hAnsi="Arial" w:cs="Arial"/>
          <w:b/>
          <w:bCs/>
          <w:sz w:val="22"/>
          <w:szCs w:val="22"/>
        </w:rPr>
      </w:pPr>
    </w:p>
    <w:p w14:paraId="76AD5B78" w14:textId="739AEF85" w:rsidR="00ED584A" w:rsidDel="001C6097" w:rsidRDefault="00ED584A" w:rsidP="00A37C43">
      <w:pPr>
        <w:autoSpaceDE w:val="0"/>
        <w:autoSpaceDN w:val="0"/>
        <w:adjustRightInd w:val="0"/>
        <w:jc w:val="both"/>
        <w:rPr>
          <w:ins w:id="1138" w:author="Auditor Interno" w:date="2019-10-10T16:46:00Z"/>
          <w:del w:id="1139" w:author="Yadi M." w:date="2022-04-11T17:25:00Z"/>
          <w:rFonts w:ascii="Arial" w:hAnsi="Arial" w:cs="Arial"/>
          <w:b/>
          <w:bCs/>
          <w:sz w:val="22"/>
          <w:szCs w:val="22"/>
        </w:rPr>
      </w:pPr>
    </w:p>
    <w:p w14:paraId="19E3B4EF" w14:textId="47A0B306" w:rsidR="00ED584A" w:rsidDel="001C6097" w:rsidRDefault="00ED584A" w:rsidP="00A37C43">
      <w:pPr>
        <w:autoSpaceDE w:val="0"/>
        <w:autoSpaceDN w:val="0"/>
        <w:adjustRightInd w:val="0"/>
        <w:jc w:val="both"/>
        <w:rPr>
          <w:ins w:id="1140" w:author="Auditor Interno" w:date="2019-10-10T16:47:00Z"/>
          <w:del w:id="1141" w:author="Yadi M." w:date="2022-04-11T17:25:00Z"/>
          <w:rFonts w:ascii="Arial" w:hAnsi="Arial" w:cs="Arial"/>
          <w:b/>
          <w:bCs/>
          <w:sz w:val="22"/>
          <w:szCs w:val="22"/>
        </w:rPr>
      </w:pPr>
    </w:p>
    <w:p w14:paraId="7B00C990" w14:textId="77777777" w:rsidR="00ED584A" w:rsidRPr="006203B0" w:rsidRDefault="00ED584A" w:rsidP="00A37C43">
      <w:pPr>
        <w:autoSpaceDE w:val="0"/>
        <w:autoSpaceDN w:val="0"/>
        <w:adjustRightInd w:val="0"/>
        <w:jc w:val="both"/>
        <w:rPr>
          <w:rFonts w:ascii="Arial" w:hAnsi="Arial" w:cs="Arial"/>
          <w:b/>
          <w:bCs/>
          <w:sz w:val="22"/>
          <w:szCs w:val="22"/>
          <w:rPrChange w:id="1142" w:author="Auditor Interno" w:date="2019-10-10T16:21:00Z">
            <w:rPr>
              <w:rFonts w:ascii="Tahoma" w:hAnsi="Tahoma" w:cs="Tahoma"/>
              <w:b/>
              <w:bCs/>
            </w:rPr>
          </w:rPrChange>
        </w:rPr>
      </w:pPr>
    </w:p>
    <w:p w14:paraId="5BC2587A" w14:textId="4C8FDCAA" w:rsidR="00E74A5A" w:rsidRPr="00EE2DA6" w:rsidRDefault="000D1276">
      <w:pPr>
        <w:pStyle w:val="Ttulo1"/>
        <w:rPr>
          <w:rFonts w:ascii="Arial" w:hAnsi="Arial" w:cs="Arial"/>
          <w:b/>
          <w:rPrChange w:id="1143" w:author="Auditor Interno" w:date="2019-10-10T16:37:00Z">
            <w:rPr>
              <w:rFonts w:ascii="Tahoma" w:hAnsi="Tahoma" w:cs="Tahoma"/>
              <w:b/>
              <w:bCs/>
            </w:rPr>
          </w:rPrChange>
        </w:rPr>
        <w:pPrChange w:id="1144" w:author="Auditor Interno" w:date="2019-10-10T16:37:00Z">
          <w:pPr>
            <w:numPr>
              <w:numId w:val="20"/>
            </w:numPr>
            <w:autoSpaceDE w:val="0"/>
            <w:autoSpaceDN w:val="0"/>
            <w:adjustRightInd w:val="0"/>
            <w:ind w:left="720" w:hanging="360"/>
          </w:pPr>
        </w:pPrChange>
      </w:pPr>
      <w:bookmarkStart w:id="1145" w:name="_Toc21692624"/>
      <w:ins w:id="1146" w:author="Auditor Interno" w:date="2019-10-10T16:41:00Z">
        <w:r>
          <w:rPr>
            <w:rFonts w:ascii="Arial" w:hAnsi="Arial" w:cs="Arial"/>
            <w:b/>
            <w:color w:val="auto"/>
            <w:sz w:val="24"/>
          </w:rPr>
          <w:t>6.</w:t>
        </w:r>
      </w:ins>
      <w:ins w:id="1147" w:author="Asus_Generico" w:date="2022-04-13T08:23:00Z">
        <w:r w:rsidR="00916D87">
          <w:rPr>
            <w:rFonts w:ascii="Arial" w:hAnsi="Arial" w:cs="Arial"/>
            <w:b/>
            <w:color w:val="auto"/>
            <w:sz w:val="24"/>
          </w:rPr>
          <w:t xml:space="preserve"> </w:t>
        </w:r>
      </w:ins>
      <w:r w:rsidR="00E74A5A" w:rsidRPr="00EE2DA6">
        <w:rPr>
          <w:rFonts w:ascii="Arial" w:hAnsi="Arial" w:cs="Arial"/>
          <w:b/>
          <w:color w:val="auto"/>
          <w:sz w:val="24"/>
          <w:rPrChange w:id="1148" w:author="Auditor Interno" w:date="2019-10-10T16:37:00Z">
            <w:rPr>
              <w:rFonts w:ascii="Tahoma" w:hAnsi="Tahoma" w:cs="Tahoma"/>
              <w:b/>
              <w:bCs/>
            </w:rPr>
          </w:rPrChange>
        </w:rPr>
        <w:t>POLÍTICAS GENERALES</w:t>
      </w:r>
      <w:r w:rsidR="002B5DC6" w:rsidRPr="00EE2DA6">
        <w:rPr>
          <w:rFonts w:ascii="Arial" w:hAnsi="Arial" w:cs="Arial"/>
          <w:b/>
          <w:color w:val="auto"/>
          <w:sz w:val="24"/>
          <w:rPrChange w:id="1149" w:author="Auditor Interno" w:date="2019-10-10T16:37:00Z">
            <w:rPr>
              <w:rFonts w:ascii="Tahoma" w:hAnsi="Tahoma" w:cs="Tahoma"/>
              <w:b/>
              <w:bCs/>
            </w:rPr>
          </w:rPrChange>
        </w:rPr>
        <w:t>.</w:t>
      </w:r>
      <w:bookmarkEnd w:id="1145"/>
    </w:p>
    <w:p w14:paraId="49C92207" w14:textId="77777777" w:rsidR="00425082" w:rsidRPr="006203B0" w:rsidRDefault="00425082" w:rsidP="00F552C6">
      <w:pPr>
        <w:autoSpaceDE w:val="0"/>
        <w:autoSpaceDN w:val="0"/>
        <w:adjustRightInd w:val="0"/>
        <w:rPr>
          <w:rFonts w:ascii="Arial" w:hAnsi="Arial" w:cs="Arial"/>
          <w:b/>
          <w:bCs/>
          <w:sz w:val="22"/>
          <w:szCs w:val="22"/>
          <w:rPrChange w:id="1150" w:author="Auditor Interno" w:date="2019-10-10T16:21:00Z">
            <w:rPr>
              <w:rFonts w:ascii="Tahoma" w:hAnsi="Tahoma" w:cs="Tahoma"/>
              <w:b/>
              <w:bCs/>
            </w:rPr>
          </w:rPrChange>
        </w:rPr>
      </w:pPr>
    </w:p>
    <w:p w14:paraId="442B3AFD" w14:textId="26630301" w:rsidR="00E74A5A" w:rsidRPr="006203B0" w:rsidRDefault="002F28F1" w:rsidP="000A6C1E">
      <w:pPr>
        <w:numPr>
          <w:ilvl w:val="0"/>
          <w:numId w:val="14"/>
        </w:numPr>
        <w:autoSpaceDE w:val="0"/>
        <w:autoSpaceDN w:val="0"/>
        <w:adjustRightInd w:val="0"/>
        <w:spacing w:before="60" w:after="60"/>
        <w:jc w:val="both"/>
        <w:rPr>
          <w:rFonts w:ascii="Arial" w:hAnsi="Arial" w:cs="Arial"/>
          <w:sz w:val="22"/>
          <w:szCs w:val="22"/>
          <w:rPrChange w:id="1151" w:author="Auditor Interno" w:date="2019-10-10T16:21:00Z">
            <w:rPr>
              <w:rFonts w:ascii="Tahoma" w:hAnsi="Tahoma" w:cs="Tahoma"/>
            </w:rPr>
          </w:rPrChange>
        </w:rPr>
      </w:pPr>
      <w:r w:rsidRPr="006203B0">
        <w:rPr>
          <w:rFonts w:ascii="Arial" w:hAnsi="Arial" w:cs="Arial"/>
          <w:sz w:val="22"/>
          <w:szCs w:val="22"/>
          <w:rPrChange w:id="1152" w:author="Auditor Interno" w:date="2019-10-10T16:21:00Z">
            <w:rPr>
              <w:rFonts w:ascii="Tahoma" w:hAnsi="Tahoma" w:cs="Tahoma"/>
            </w:rPr>
          </w:rPrChange>
        </w:rPr>
        <w:t>L</w:t>
      </w:r>
      <w:r w:rsidR="00425082" w:rsidRPr="006203B0">
        <w:rPr>
          <w:rFonts w:ascii="Arial" w:hAnsi="Arial" w:cs="Arial"/>
          <w:sz w:val="22"/>
          <w:szCs w:val="22"/>
          <w:rPrChange w:id="1153" w:author="Auditor Interno" w:date="2019-10-10T16:21:00Z">
            <w:rPr>
              <w:rFonts w:ascii="Tahoma" w:hAnsi="Tahoma" w:cs="Tahoma"/>
            </w:rPr>
          </w:rPrChange>
        </w:rPr>
        <w:t xml:space="preserve">os gastos que se requieran para la </w:t>
      </w:r>
      <w:del w:id="1154" w:author="Guadalupe Arana" w:date="2018-08-14T10:16:00Z">
        <w:r w:rsidR="00425082" w:rsidRPr="006203B0" w:rsidDel="00387055">
          <w:rPr>
            <w:rFonts w:ascii="Arial" w:hAnsi="Arial" w:cs="Arial"/>
            <w:sz w:val="22"/>
            <w:szCs w:val="22"/>
            <w:rPrChange w:id="1155" w:author="Auditor Interno" w:date="2019-10-10T16:21:00Z">
              <w:rPr>
                <w:rFonts w:ascii="Tahoma" w:hAnsi="Tahoma" w:cs="Tahoma"/>
              </w:rPr>
            </w:rPrChange>
          </w:rPr>
          <w:delText xml:space="preserve">administración </w:delText>
        </w:r>
      </w:del>
      <w:ins w:id="1156" w:author="Guadalupe Arana" w:date="2018-08-14T10:16:00Z">
        <w:r w:rsidR="00387055" w:rsidRPr="006203B0">
          <w:rPr>
            <w:rFonts w:ascii="Arial" w:hAnsi="Arial" w:cs="Arial"/>
            <w:sz w:val="22"/>
            <w:szCs w:val="22"/>
            <w:rPrChange w:id="1157" w:author="Auditor Interno" w:date="2019-10-10T16:21:00Z">
              <w:rPr>
                <w:rFonts w:ascii="Tahoma" w:hAnsi="Tahoma" w:cs="Tahoma"/>
              </w:rPr>
            </w:rPrChange>
          </w:rPr>
          <w:t xml:space="preserve">operación </w:t>
        </w:r>
      </w:ins>
      <w:r w:rsidR="00425082" w:rsidRPr="006203B0">
        <w:rPr>
          <w:rFonts w:ascii="Arial" w:hAnsi="Arial" w:cs="Arial"/>
          <w:sz w:val="22"/>
          <w:szCs w:val="22"/>
          <w:rPrChange w:id="1158" w:author="Auditor Interno" w:date="2019-10-10T16:21:00Z">
            <w:rPr>
              <w:rFonts w:ascii="Tahoma" w:hAnsi="Tahoma" w:cs="Tahoma"/>
            </w:rPr>
          </w:rPrChange>
        </w:rPr>
        <w:t xml:space="preserve">de la sociedad </w:t>
      </w:r>
      <w:r w:rsidR="00642EA9" w:rsidRPr="006203B0">
        <w:rPr>
          <w:rFonts w:ascii="Arial" w:hAnsi="Arial" w:cs="Arial"/>
          <w:sz w:val="22"/>
          <w:szCs w:val="22"/>
          <w:rPrChange w:id="1159" w:author="Auditor Interno" w:date="2019-10-10T16:21:00Z">
            <w:rPr>
              <w:rFonts w:ascii="Tahoma" w:hAnsi="Tahoma" w:cs="Tahoma"/>
            </w:rPr>
          </w:rPrChange>
        </w:rPr>
        <w:t>deberán ser solicitados y autorizado</w:t>
      </w:r>
      <w:r w:rsidR="00E74A5A" w:rsidRPr="006203B0">
        <w:rPr>
          <w:rFonts w:ascii="Arial" w:hAnsi="Arial" w:cs="Arial"/>
          <w:sz w:val="22"/>
          <w:szCs w:val="22"/>
          <w:rPrChange w:id="1160" w:author="Auditor Interno" w:date="2019-10-10T16:21:00Z">
            <w:rPr>
              <w:rFonts w:ascii="Tahoma" w:hAnsi="Tahoma" w:cs="Tahoma"/>
            </w:rPr>
          </w:rPrChange>
        </w:rPr>
        <w:t>s</w:t>
      </w:r>
      <w:r w:rsidR="00425082" w:rsidRPr="006203B0">
        <w:rPr>
          <w:rFonts w:ascii="Arial" w:hAnsi="Arial" w:cs="Arial"/>
          <w:sz w:val="22"/>
          <w:szCs w:val="22"/>
          <w:rPrChange w:id="1161" w:author="Auditor Interno" w:date="2019-10-10T16:21:00Z">
            <w:rPr>
              <w:rFonts w:ascii="Tahoma" w:hAnsi="Tahoma" w:cs="Tahoma"/>
            </w:rPr>
          </w:rPrChange>
        </w:rPr>
        <w:t xml:space="preserve"> </w:t>
      </w:r>
      <w:r w:rsidR="00642EA9" w:rsidRPr="006203B0">
        <w:rPr>
          <w:rFonts w:ascii="Arial" w:hAnsi="Arial" w:cs="Arial"/>
          <w:sz w:val="22"/>
          <w:szCs w:val="22"/>
          <w:rPrChange w:id="1162" w:author="Auditor Interno" w:date="2019-10-10T16:21:00Z">
            <w:rPr>
              <w:rFonts w:ascii="Tahoma" w:hAnsi="Tahoma" w:cs="Tahoma"/>
            </w:rPr>
          </w:rPrChange>
        </w:rPr>
        <w:t xml:space="preserve">de conformidad con </w:t>
      </w:r>
      <w:ins w:id="1163" w:author="Guadalupe Arana" w:date="2018-08-14T10:16:00Z">
        <w:r w:rsidR="00387055" w:rsidRPr="006203B0">
          <w:rPr>
            <w:rFonts w:ascii="Arial" w:hAnsi="Arial" w:cs="Arial"/>
            <w:sz w:val="22"/>
            <w:szCs w:val="22"/>
            <w:rPrChange w:id="1164" w:author="Auditor Interno" w:date="2019-10-10T16:21:00Z">
              <w:rPr>
                <w:rFonts w:ascii="Tahoma" w:hAnsi="Tahoma" w:cs="Tahoma"/>
              </w:rPr>
            </w:rPrChange>
          </w:rPr>
          <w:t xml:space="preserve">las presentes políticas, siempre cuidando no rebasar </w:t>
        </w:r>
      </w:ins>
      <w:r w:rsidR="00642EA9" w:rsidRPr="006203B0">
        <w:rPr>
          <w:rFonts w:ascii="Arial" w:hAnsi="Arial" w:cs="Arial"/>
          <w:sz w:val="22"/>
          <w:szCs w:val="22"/>
          <w:rPrChange w:id="1165" w:author="Auditor Interno" w:date="2019-10-10T16:21:00Z">
            <w:rPr>
              <w:rFonts w:ascii="Tahoma" w:hAnsi="Tahoma" w:cs="Tahoma"/>
            </w:rPr>
          </w:rPrChange>
        </w:rPr>
        <w:t>lo</w:t>
      </w:r>
      <w:del w:id="1166" w:author="Guadalupe Arana" w:date="2018-08-14T10:17:00Z">
        <w:r w:rsidR="00642EA9" w:rsidRPr="006203B0" w:rsidDel="00387055">
          <w:rPr>
            <w:rFonts w:ascii="Arial" w:hAnsi="Arial" w:cs="Arial"/>
            <w:sz w:val="22"/>
            <w:szCs w:val="22"/>
            <w:rPrChange w:id="1167" w:author="Auditor Interno" w:date="2019-10-10T16:21:00Z">
              <w:rPr>
                <w:rFonts w:ascii="Tahoma" w:hAnsi="Tahoma" w:cs="Tahoma"/>
              </w:rPr>
            </w:rPrChange>
          </w:rPr>
          <w:delText>s montos</w:delText>
        </w:r>
        <w:r w:rsidR="00425082" w:rsidRPr="006203B0" w:rsidDel="00387055">
          <w:rPr>
            <w:rFonts w:ascii="Arial" w:hAnsi="Arial" w:cs="Arial"/>
            <w:sz w:val="22"/>
            <w:szCs w:val="22"/>
            <w:rPrChange w:id="1168" w:author="Auditor Interno" w:date="2019-10-10T16:21:00Z">
              <w:rPr>
                <w:rFonts w:ascii="Tahoma" w:hAnsi="Tahoma" w:cs="Tahoma"/>
              </w:rPr>
            </w:rPrChange>
          </w:rPr>
          <w:delText xml:space="preserve"> </w:delText>
        </w:r>
        <w:r w:rsidR="00E74A5A" w:rsidRPr="006203B0" w:rsidDel="00387055">
          <w:rPr>
            <w:rFonts w:ascii="Arial" w:hAnsi="Arial" w:cs="Arial"/>
            <w:sz w:val="22"/>
            <w:szCs w:val="22"/>
            <w:rPrChange w:id="1169" w:author="Auditor Interno" w:date="2019-10-10T16:21:00Z">
              <w:rPr>
                <w:rFonts w:ascii="Tahoma" w:hAnsi="Tahoma" w:cs="Tahoma"/>
              </w:rPr>
            </w:rPrChange>
          </w:rPr>
          <w:delText>establecidos en el</w:delText>
        </w:r>
      </w:del>
      <w:del w:id="1170" w:author="Auditor Interno" w:date="2019-01-02T14:04:00Z">
        <w:r w:rsidR="00E74A5A" w:rsidRPr="006203B0" w:rsidDel="008C40EB">
          <w:rPr>
            <w:rFonts w:ascii="Arial" w:hAnsi="Arial" w:cs="Arial"/>
            <w:sz w:val="22"/>
            <w:szCs w:val="22"/>
            <w:rPrChange w:id="1171" w:author="Auditor Interno" w:date="2019-10-10T16:21:00Z">
              <w:rPr>
                <w:rFonts w:ascii="Tahoma" w:hAnsi="Tahoma" w:cs="Tahoma"/>
              </w:rPr>
            </w:rPrChange>
          </w:rPr>
          <w:delText xml:space="preserve"> </w:delText>
        </w:r>
      </w:del>
      <w:ins w:id="1172" w:author="Guadalupe Arana" w:date="2018-08-14T10:17:00Z">
        <w:del w:id="1173" w:author="Auditor Interno" w:date="2019-01-02T14:04:00Z">
          <w:r w:rsidR="00387055" w:rsidRPr="006203B0" w:rsidDel="008C40EB">
            <w:rPr>
              <w:rFonts w:ascii="Arial" w:hAnsi="Arial" w:cs="Arial"/>
              <w:sz w:val="22"/>
              <w:szCs w:val="22"/>
              <w:rPrChange w:id="1174" w:author="Auditor Interno" w:date="2019-10-10T16:21:00Z">
                <w:rPr>
                  <w:rFonts w:ascii="Tahoma" w:hAnsi="Tahoma" w:cs="Tahoma"/>
                </w:rPr>
              </w:rPrChange>
            </w:rPr>
            <w:delText>lo</w:delText>
          </w:r>
        </w:del>
        <w:r w:rsidR="00387055" w:rsidRPr="006203B0">
          <w:rPr>
            <w:rFonts w:ascii="Arial" w:hAnsi="Arial" w:cs="Arial"/>
            <w:sz w:val="22"/>
            <w:szCs w:val="22"/>
            <w:rPrChange w:id="1175" w:author="Auditor Interno" w:date="2019-10-10T16:21:00Z">
              <w:rPr>
                <w:rFonts w:ascii="Tahoma" w:hAnsi="Tahoma" w:cs="Tahoma"/>
              </w:rPr>
            </w:rPrChange>
          </w:rPr>
          <w:t xml:space="preserve"> establecido en el </w:t>
        </w:r>
      </w:ins>
      <w:r w:rsidR="00E74A5A" w:rsidRPr="006203B0">
        <w:rPr>
          <w:rFonts w:ascii="Arial" w:hAnsi="Arial" w:cs="Arial"/>
          <w:sz w:val="22"/>
          <w:szCs w:val="22"/>
          <w:rPrChange w:id="1176" w:author="Auditor Interno" w:date="2019-10-10T16:21:00Z">
            <w:rPr>
              <w:rFonts w:ascii="Tahoma" w:hAnsi="Tahoma" w:cs="Tahoma"/>
            </w:rPr>
          </w:rPrChange>
        </w:rPr>
        <w:t>Presupuesto de Egresos de la</w:t>
      </w:r>
      <w:r w:rsidR="004952DC" w:rsidRPr="006203B0">
        <w:rPr>
          <w:rFonts w:ascii="Arial" w:hAnsi="Arial" w:cs="Arial"/>
          <w:sz w:val="22"/>
          <w:szCs w:val="22"/>
          <w:rPrChange w:id="1177" w:author="Auditor Interno" w:date="2019-10-10T16:21:00Z">
            <w:rPr>
              <w:rFonts w:ascii="Tahoma" w:hAnsi="Tahoma" w:cs="Tahoma"/>
            </w:rPr>
          </w:rPrChange>
        </w:rPr>
        <w:t xml:space="preserve"> Cooperativa,</w:t>
      </w:r>
      <w:r w:rsidR="00A37C43" w:rsidRPr="006203B0">
        <w:rPr>
          <w:rFonts w:ascii="Arial" w:hAnsi="Arial" w:cs="Arial"/>
          <w:sz w:val="22"/>
          <w:szCs w:val="22"/>
          <w:rPrChange w:id="1178" w:author="Auditor Interno" w:date="2019-10-10T16:21:00Z">
            <w:rPr>
              <w:rFonts w:ascii="Tahoma" w:hAnsi="Tahoma" w:cs="Tahoma"/>
            </w:rPr>
          </w:rPrChange>
        </w:rPr>
        <w:t xml:space="preserve"> previamente </w:t>
      </w:r>
      <w:r w:rsidR="007C1FD0" w:rsidRPr="006203B0">
        <w:rPr>
          <w:rFonts w:ascii="Arial" w:hAnsi="Arial" w:cs="Arial"/>
          <w:sz w:val="22"/>
          <w:szCs w:val="22"/>
          <w:rPrChange w:id="1179" w:author="Auditor Interno" w:date="2019-10-10T16:21:00Z">
            <w:rPr>
              <w:rFonts w:ascii="Tahoma" w:hAnsi="Tahoma" w:cs="Tahoma"/>
            </w:rPr>
          </w:rPrChange>
        </w:rPr>
        <w:t>aprobado por la Asamblea General</w:t>
      </w:r>
      <w:r w:rsidR="00642EA9" w:rsidRPr="006203B0">
        <w:rPr>
          <w:rFonts w:ascii="Arial" w:hAnsi="Arial" w:cs="Arial"/>
          <w:sz w:val="22"/>
          <w:szCs w:val="22"/>
          <w:rPrChange w:id="1180" w:author="Auditor Interno" w:date="2019-10-10T16:21:00Z">
            <w:rPr>
              <w:rFonts w:ascii="Tahoma" w:hAnsi="Tahoma" w:cs="Tahoma"/>
            </w:rPr>
          </w:rPrChange>
        </w:rPr>
        <w:t>.</w:t>
      </w:r>
    </w:p>
    <w:p w14:paraId="4982CA96" w14:textId="77777777" w:rsidR="00425082" w:rsidRPr="006E23C2" w:rsidRDefault="002F28F1" w:rsidP="000A6C1E">
      <w:pPr>
        <w:numPr>
          <w:ilvl w:val="0"/>
          <w:numId w:val="14"/>
        </w:numPr>
        <w:autoSpaceDE w:val="0"/>
        <w:autoSpaceDN w:val="0"/>
        <w:adjustRightInd w:val="0"/>
        <w:spacing w:before="60" w:after="60"/>
        <w:jc w:val="both"/>
        <w:rPr>
          <w:rFonts w:ascii="Arial" w:hAnsi="Arial" w:cs="Arial"/>
          <w:bCs/>
          <w:sz w:val="22"/>
          <w:szCs w:val="22"/>
          <w:rPrChange w:id="1181" w:author="Yadi M." w:date="2023-01-18T16:32:00Z">
            <w:rPr>
              <w:rFonts w:ascii="Tahoma" w:hAnsi="Tahoma" w:cs="Tahoma"/>
              <w:bCs/>
            </w:rPr>
          </w:rPrChange>
        </w:rPr>
      </w:pPr>
      <w:r w:rsidRPr="006203B0">
        <w:rPr>
          <w:rFonts w:ascii="Arial" w:hAnsi="Arial" w:cs="Arial"/>
          <w:bCs/>
          <w:sz w:val="22"/>
          <w:szCs w:val="22"/>
          <w:rPrChange w:id="1182" w:author="Auditor Interno" w:date="2019-10-10T16:21:00Z">
            <w:rPr>
              <w:rFonts w:ascii="Tahoma" w:hAnsi="Tahoma" w:cs="Tahoma"/>
              <w:bCs/>
            </w:rPr>
          </w:rPrChange>
        </w:rPr>
        <w:t>L</w:t>
      </w:r>
      <w:r w:rsidR="00425082" w:rsidRPr="006203B0">
        <w:rPr>
          <w:rFonts w:ascii="Arial" w:hAnsi="Arial" w:cs="Arial"/>
          <w:bCs/>
          <w:sz w:val="22"/>
          <w:szCs w:val="22"/>
          <w:rPrChange w:id="1183" w:author="Auditor Interno" w:date="2019-10-10T16:21:00Z">
            <w:rPr>
              <w:rFonts w:ascii="Tahoma" w:hAnsi="Tahoma" w:cs="Tahoma"/>
              <w:bCs/>
            </w:rPr>
          </w:rPrChange>
        </w:rPr>
        <w:t xml:space="preserve">os documentos que se presenten para pago del gasto deberán corresponder de </w:t>
      </w:r>
      <w:r w:rsidR="00425082" w:rsidRPr="006E23C2">
        <w:rPr>
          <w:rFonts w:ascii="Arial" w:hAnsi="Arial" w:cs="Arial"/>
          <w:bCs/>
          <w:sz w:val="22"/>
          <w:szCs w:val="22"/>
          <w:rPrChange w:id="1184" w:author="Yadi M." w:date="2023-01-18T16:32:00Z">
            <w:rPr>
              <w:rFonts w:ascii="Tahoma" w:hAnsi="Tahoma" w:cs="Tahoma"/>
              <w:bCs/>
            </w:rPr>
          </w:rPrChange>
        </w:rPr>
        <w:t>acuerdo a la actividad que desarrolla la entidad.</w:t>
      </w:r>
    </w:p>
    <w:p w14:paraId="39A2ABB1" w14:textId="3978FBFF" w:rsidR="00425082" w:rsidRPr="006E23C2" w:rsidRDefault="00387055" w:rsidP="000A6C1E">
      <w:pPr>
        <w:numPr>
          <w:ilvl w:val="0"/>
          <w:numId w:val="14"/>
        </w:numPr>
        <w:autoSpaceDE w:val="0"/>
        <w:autoSpaceDN w:val="0"/>
        <w:adjustRightInd w:val="0"/>
        <w:spacing w:before="60" w:after="60"/>
        <w:jc w:val="both"/>
        <w:rPr>
          <w:rFonts w:ascii="Arial" w:hAnsi="Arial" w:cs="Arial"/>
          <w:bCs/>
          <w:sz w:val="22"/>
          <w:szCs w:val="22"/>
          <w:rPrChange w:id="1185" w:author="Yadi M." w:date="2023-01-18T16:32:00Z">
            <w:rPr>
              <w:rFonts w:ascii="Tahoma" w:hAnsi="Tahoma" w:cs="Tahoma"/>
              <w:bCs/>
            </w:rPr>
          </w:rPrChange>
        </w:rPr>
      </w:pPr>
      <w:ins w:id="1186" w:author="Guadalupe Arana" w:date="2018-08-14T10:19:00Z">
        <w:r w:rsidRPr="006E23C2">
          <w:rPr>
            <w:rFonts w:ascii="Arial" w:hAnsi="Arial" w:cs="Arial"/>
            <w:bCs/>
            <w:sz w:val="22"/>
            <w:szCs w:val="22"/>
            <w:rPrChange w:id="1187" w:author="Yadi M." w:date="2023-01-18T16:32:00Z">
              <w:rPr>
                <w:rFonts w:ascii="Tahoma" w:hAnsi="Tahoma" w:cs="Tahoma"/>
                <w:bCs/>
              </w:rPr>
            </w:rPrChange>
          </w:rPr>
          <w:t>Cuando se trate de capacitaciones, talleres o eventos de</w:t>
        </w:r>
      </w:ins>
      <w:ins w:id="1188" w:author="Guadalupe Arana" w:date="2018-08-14T10:20:00Z">
        <w:r w:rsidRPr="006E23C2">
          <w:rPr>
            <w:rFonts w:ascii="Arial" w:hAnsi="Arial" w:cs="Arial"/>
            <w:bCs/>
            <w:sz w:val="22"/>
            <w:szCs w:val="22"/>
            <w:rPrChange w:id="1189" w:author="Yadi M." w:date="2023-01-18T16:32:00Z">
              <w:rPr>
                <w:rFonts w:ascii="Tahoma" w:hAnsi="Tahoma" w:cs="Tahoma"/>
                <w:bCs/>
              </w:rPr>
            </w:rPrChange>
          </w:rPr>
          <w:t xml:space="preserve"> organismos como</w:t>
        </w:r>
      </w:ins>
      <w:ins w:id="1190" w:author="Gerencia" w:date="2022-12-27T10:07:00Z">
        <w:r w:rsidR="009237D0" w:rsidRPr="006E23C2">
          <w:rPr>
            <w:rFonts w:ascii="Arial" w:hAnsi="Arial" w:cs="Arial"/>
            <w:bCs/>
            <w:sz w:val="22"/>
            <w:szCs w:val="22"/>
          </w:rPr>
          <w:t xml:space="preserve"> banco del bienestar </w:t>
        </w:r>
      </w:ins>
      <w:ins w:id="1191" w:author="Guadalupe Arana" w:date="2018-08-14T10:20:00Z">
        <w:del w:id="1192" w:author="Gerencia" w:date="2022-12-27T10:07:00Z">
          <w:r w:rsidRPr="006E23C2" w:rsidDel="009237D0">
            <w:rPr>
              <w:rFonts w:ascii="Arial" w:hAnsi="Arial" w:cs="Arial"/>
              <w:bCs/>
              <w:sz w:val="22"/>
              <w:szCs w:val="22"/>
              <w:rPrChange w:id="1193" w:author="Yadi M." w:date="2023-01-18T16:32:00Z">
                <w:rPr>
                  <w:rFonts w:ascii="Tahoma" w:hAnsi="Tahoma" w:cs="Tahoma"/>
                  <w:bCs/>
                </w:rPr>
              </w:rPrChange>
            </w:rPr>
            <w:delText xml:space="preserve"> Bansefi</w:delText>
          </w:r>
        </w:del>
        <w:r w:rsidRPr="006E23C2">
          <w:rPr>
            <w:rFonts w:ascii="Arial" w:hAnsi="Arial" w:cs="Arial"/>
            <w:bCs/>
            <w:sz w:val="22"/>
            <w:szCs w:val="22"/>
            <w:rPrChange w:id="1194" w:author="Yadi M." w:date="2023-01-18T16:32:00Z">
              <w:rPr>
                <w:rFonts w:ascii="Tahoma" w:hAnsi="Tahoma" w:cs="Tahoma"/>
                <w:bCs/>
              </w:rPr>
            </w:rPrChange>
          </w:rPr>
          <w:t xml:space="preserve"> o INAES, </w:t>
        </w:r>
      </w:ins>
      <w:del w:id="1195" w:author="Guadalupe Arana" w:date="2018-08-14T10:20:00Z">
        <w:r w:rsidR="007C1FD0" w:rsidRPr="006E23C2" w:rsidDel="00387055">
          <w:rPr>
            <w:rFonts w:ascii="Arial" w:hAnsi="Arial" w:cs="Arial"/>
            <w:bCs/>
            <w:sz w:val="22"/>
            <w:szCs w:val="22"/>
            <w:rPrChange w:id="1196" w:author="Yadi M." w:date="2023-01-18T16:32:00Z">
              <w:rPr>
                <w:rFonts w:ascii="Tahoma" w:hAnsi="Tahoma" w:cs="Tahoma"/>
                <w:bCs/>
              </w:rPr>
            </w:rPrChange>
          </w:rPr>
          <w:delText>T</w:delText>
        </w:r>
        <w:r w:rsidR="006253DE" w:rsidRPr="006E23C2" w:rsidDel="00387055">
          <w:rPr>
            <w:rFonts w:ascii="Arial" w:hAnsi="Arial" w:cs="Arial"/>
            <w:bCs/>
            <w:sz w:val="22"/>
            <w:szCs w:val="22"/>
            <w:rPrChange w:id="1197" w:author="Yadi M." w:date="2023-01-18T16:32:00Z">
              <w:rPr>
                <w:rFonts w:ascii="Tahoma" w:hAnsi="Tahoma" w:cs="Tahoma"/>
                <w:bCs/>
              </w:rPr>
            </w:rPrChange>
          </w:rPr>
          <w:delText xml:space="preserve">odo documento </w:delText>
        </w:r>
        <w:r w:rsidR="0081268F" w:rsidRPr="006E23C2" w:rsidDel="00387055">
          <w:rPr>
            <w:rFonts w:ascii="Arial" w:hAnsi="Arial" w:cs="Arial"/>
            <w:bCs/>
            <w:sz w:val="22"/>
            <w:szCs w:val="22"/>
            <w:rPrChange w:id="1198" w:author="Yadi M." w:date="2023-01-18T16:32:00Z">
              <w:rPr>
                <w:rFonts w:ascii="Tahoma" w:hAnsi="Tahoma" w:cs="Tahoma"/>
                <w:bCs/>
              </w:rPr>
            </w:rPrChange>
          </w:rPr>
          <w:delText xml:space="preserve">por este tipo </w:delText>
        </w:r>
        <w:r w:rsidR="006253DE" w:rsidRPr="006E23C2" w:rsidDel="00387055">
          <w:rPr>
            <w:rFonts w:ascii="Arial" w:hAnsi="Arial" w:cs="Arial"/>
            <w:bCs/>
            <w:sz w:val="22"/>
            <w:szCs w:val="22"/>
            <w:rPrChange w:id="1199" w:author="Yadi M." w:date="2023-01-18T16:32:00Z">
              <w:rPr>
                <w:rFonts w:ascii="Tahoma" w:hAnsi="Tahoma" w:cs="Tahoma"/>
                <w:bCs/>
              </w:rPr>
            </w:rPrChange>
          </w:rPr>
          <w:delText>de</w:delText>
        </w:r>
      </w:del>
      <w:ins w:id="1200" w:author="Guadalupe Arana" w:date="2018-08-14T10:20:00Z">
        <w:r w:rsidRPr="006E23C2">
          <w:rPr>
            <w:rFonts w:ascii="Arial" w:hAnsi="Arial" w:cs="Arial"/>
            <w:bCs/>
            <w:sz w:val="22"/>
            <w:szCs w:val="22"/>
            <w:rPrChange w:id="1201" w:author="Yadi M." w:date="2023-01-18T16:32:00Z">
              <w:rPr>
                <w:rFonts w:ascii="Tahoma" w:hAnsi="Tahoma" w:cs="Tahoma"/>
                <w:bCs/>
              </w:rPr>
            </w:rPrChange>
          </w:rPr>
          <w:t xml:space="preserve"> </w:t>
        </w:r>
      </w:ins>
      <w:del w:id="1202" w:author="Guadalupe Arana" w:date="2018-08-14T10:21:00Z">
        <w:r w:rsidR="006253DE" w:rsidRPr="006E23C2" w:rsidDel="00387055">
          <w:rPr>
            <w:rFonts w:ascii="Arial" w:hAnsi="Arial" w:cs="Arial"/>
            <w:bCs/>
            <w:sz w:val="22"/>
            <w:szCs w:val="22"/>
            <w:rPrChange w:id="1203" w:author="Yadi M." w:date="2023-01-18T16:32:00Z">
              <w:rPr>
                <w:rFonts w:ascii="Tahoma" w:hAnsi="Tahoma" w:cs="Tahoma"/>
                <w:bCs/>
              </w:rPr>
            </w:rPrChange>
          </w:rPr>
          <w:delText xml:space="preserve"> gasto</w:delText>
        </w:r>
      </w:del>
      <w:ins w:id="1204" w:author="Guadalupe Arana" w:date="2018-08-14T10:21:00Z">
        <w:r w:rsidRPr="006E23C2">
          <w:rPr>
            <w:rFonts w:ascii="Arial" w:hAnsi="Arial" w:cs="Arial"/>
            <w:bCs/>
            <w:sz w:val="22"/>
            <w:szCs w:val="22"/>
            <w:rPrChange w:id="1205" w:author="Yadi M." w:date="2023-01-18T16:32:00Z">
              <w:rPr>
                <w:rFonts w:ascii="Tahoma" w:hAnsi="Tahoma" w:cs="Tahoma"/>
                <w:bCs/>
              </w:rPr>
            </w:rPrChange>
          </w:rPr>
          <w:t>el gasto</w:t>
        </w:r>
      </w:ins>
      <w:ins w:id="1206" w:author="Guadalupe Arana" w:date="2018-08-14T10:20:00Z">
        <w:r w:rsidRPr="006E23C2">
          <w:rPr>
            <w:rFonts w:ascii="Arial" w:hAnsi="Arial" w:cs="Arial"/>
            <w:bCs/>
            <w:sz w:val="22"/>
            <w:szCs w:val="22"/>
            <w:rPrChange w:id="1207" w:author="Yadi M." w:date="2023-01-18T16:32:00Z">
              <w:rPr>
                <w:rFonts w:ascii="Tahoma" w:hAnsi="Tahoma" w:cs="Tahoma"/>
                <w:bCs/>
              </w:rPr>
            </w:rPrChange>
          </w:rPr>
          <w:t xml:space="preserve"> deberá</w:t>
        </w:r>
      </w:ins>
      <w:r w:rsidR="00425082" w:rsidRPr="006E23C2">
        <w:rPr>
          <w:rFonts w:ascii="Arial" w:hAnsi="Arial" w:cs="Arial"/>
          <w:bCs/>
          <w:sz w:val="22"/>
          <w:szCs w:val="22"/>
          <w:rPrChange w:id="1208" w:author="Yadi M." w:date="2023-01-18T16:32:00Z">
            <w:rPr>
              <w:rFonts w:ascii="Tahoma" w:hAnsi="Tahoma" w:cs="Tahoma"/>
              <w:bCs/>
            </w:rPr>
          </w:rPrChange>
        </w:rPr>
        <w:t xml:space="preserve"> estar</w:t>
      </w:r>
      <w:ins w:id="1209" w:author="Auditor Interno" w:date="2019-01-02T13:28:00Z">
        <w:r w:rsidR="00745097" w:rsidRPr="006E23C2">
          <w:rPr>
            <w:rFonts w:ascii="Arial" w:hAnsi="Arial" w:cs="Arial"/>
            <w:bCs/>
            <w:sz w:val="22"/>
            <w:szCs w:val="22"/>
            <w:rPrChange w:id="1210" w:author="Yadi M." w:date="2023-01-18T16:32:00Z">
              <w:rPr>
                <w:rFonts w:ascii="Tahoma" w:hAnsi="Tahoma" w:cs="Tahoma"/>
                <w:bCs/>
              </w:rPr>
            </w:rPrChange>
          </w:rPr>
          <w:t xml:space="preserve"> </w:t>
        </w:r>
      </w:ins>
      <w:del w:id="1211" w:author="Guadalupe Arana" w:date="2018-08-14T10:20:00Z">
        <w:r w:rsidR="00425082" w:rsidRPr="006E23C2" w:rsidDel="00387055">
          <w:rPr>
            <w:rFonts w:ascii="Arial" w:hAnsi="Arial" w:cs="Arial"/>
            <w:bCs/>
            <w:sz w:val="22"/>
            <w:szCs w:val="22"/>
            <w:rPrChange w:id="1212" w:author="Yadi M." w:date="2023-01-18T16:32:00Z">
              <w:rPr>
                <w:rFonts w:ascii="Tahoma" w:hAnsi="Tahoma" w:cs="Tahoma"/>
                <w:bCs/>
              </w:rPr>
            </w:rPrChange>
          </w:rPr>
          <w:delText xml:space="preserve">á </w:delText>
        </w:r>
      </w:del>
      <w:r w:rsidR="00425082" w:rsidRPr="006E23C2">
        <w:rPr>
          <w:rFonts w:ascii="Arial" w:hAnsi="Arial" w:cs="Arial"/>
          <w:bCs/>
          <w:sz w:val="22"/>
          <w:szCs w:val="22"/>
          <w:rPrChange w:id="1213" w:author="Yadi M." w:date="2023-01-18T16:32:00Z">
            <w:rPr>
              <w:rFonts w:ascii="Tahoma" w:hAnsi="Tahoma" w:cs="Tahoma"/>
              <w:bCs/>
            </w:rPr>
          </w:rPrChange>
        </w:rPr>
        <w:t xml:space="preserve">soportado por </w:t>
      </w:r>
      <w:r w:rsidR="006253DE" w:rsidRPr="006E23C2">
        <w:rPr>
          <w:rFonts w:ascii="Arial" w:hAnsi="Arial" w:cs="Arial"/>
          <w:bCs/>
          <w:sz w:val="22"/>
          <w:szCs w:val="22"/>
          <w:rPrChange w:id="1214" w:author="Yadi M." w:date="2023-01-18T16:32:00Z">
            <w:rPr>
              <w:rFonts w:ascii="Tahoma" w:hAnsi="Tahoma" w:cs="Tahoma"/>
              <w:bCs/>
            </w:rPr>
          </w:rPrChange>
        </w:rPr>
        <w:t>convocatoria o</w:t>
      </w:r>
      <w:r w:rsidR="00425082" w:rsidRPr="006E23C2">
        <w:rPr>
          <w:rFonts w:ascii="Arial" w:hAnsi="Arial" w:cs="Arial"/>
          <w:bCs/>
          <w:sz w:val="22"/>
          <w:szCs w:val="22"/>
          <w:rPrChange w:id="1215" w:author="Yadi M." w:date="2023-01-18T16:32:00Z">
            <w:rPr>
              <w:rFonts w:ascii="Tahoma" w:hAnsi="Tahoma" w:cs="Tahoma"/>
              <w:bCs/>
            </w:rPr>
          </w:rPrChange>
        </w:rPr>
        <w:t xml:space="preserve"> carta invitación del organismo</w:t>
      </w:r>
      <w:r w:rsidR="0081268F" w:rsidRPr="006E23C2">
        <w:rPr>
          <w:rFonts w:ascii="Arial" w:hAnsi="Arial" w:cs="Arial"/>
          <w:bCs/>
          <w:sz w:val="22"/>
          <w:szCs w:val="22"/>
          <w:rPrChange w:id="1216" w:author="Yadi M." w:date="2023-01-18T16:32:00Z">
            <w:rPr>
              <w:rFonts w:ascii="Tahoma" w:hAnsi="Tahoma" w:cs="Tahoma"/>
              <w:bCs/>
            </w:rPr>
          </w:rPrChange>
        </w:rPr>
        <w:t xml:space="preserve"> más oficio de comisión</w:t>
      </w:r>
      <w:r w:rsidR="00425082" w:rsidRPr="006E23C2">
        <w:rPr>
          <w:rFonts w:ascii="Arial" w:hAnsi="Arial" w:cs="Arial"/>
          <w:bCs/>
          <w:sz w:val="22"/>
          <w:szCs w:val="22"/>
          <w:rPrChange w:id="1217" w:author="Yadi M." w:date="2023-01-18T16:32:00Z">
            <w:rPr>
              <w:rFonts w:ascii="Tahoma" w:hAnsi="Tahoma" w:cs="Tahoma"/>
              <w:bCs/>
            </w:rPr>
          </w:rPrChange>
        </w:rPr>
        <w:t xml:space="preserve"> correspondiente</w:t>
      </w:r>
      <w:r w:rsidR="0081268F" w:rsidRPr="006E23C2">
        <w:rPr>
          <w:rFonts w:ascii="Arial" w:hAnsi="Arial" w:cs="Arial"/>
          <w:bCs/>
          <w:sz w:val="22"/>
          <w:szCs w:val="22"/>
          <w:rPrChange w:id="1218" w:author="Yadi M." w:date="2023-01-18T16:32:00Z">
            <w:rPr>
              <w:rFonts w:ascii="Tahoma" w:hAnsi="Tahoma" w:cs="Tahoma"/>
              <w:bCs/>
            </w:rPr>
          </w:rPrChange>
        </w:rPr>
        <w:t xml:space="preserve"> y</w:t>
      </w:r>
      <w:r w:rsidR="005C5E90" w:rsidRPr="006E23C2">
        <w:rPr>
          <w:rFonts w:ascii="Arial" w:hAnsi="Arial" w:cs="Arial"/>
          <w:bCs/>
          <w:sz w:val="22"/>
          <w:szCs w:val="22"/>
          <w:rPrChange w:id="1219" w:author="Yadi M." w:date="2023-01-18T16:32:00Z">
            <w:rPr>
              <w:rFonts w:ascii="Tahoma" w:hAnsi="Tahoma" w:cs="Tahoma"/>
              <w:bCs/>
            </w:rPr>
          </w:rPrChange>
        </w:rPr>
        <w:t xml:space="preserve"> deberá ser</w:t>
      </w:r>
      <w:r w:rsidR="00F92852" w:rsidRPr="006E23C2">
        <w:rPr>
          <w:rFonts w:ascii="Arial" w:hAnsi="Arial" w:cs="Arial"/>
          <w:bCs/>
          <w:sz w:val="22"/>
          <w:szCs w:val="22"/>
          <w:rPrChange w:id="1220" w:author="Yadi M." w:date="2023-01-18T16:32:00Z">
            <w:rPr>
              <w:rFonts w:ascii="Tahoma" w:hAnsi="Tahoma" w:cs="Tahoma"/>
              <w:bCs/>
            </w:rPr>
          </w:rPrChange>
        </w:rPr>
        <w:t xml:space="preserve"> autorizada </w:t>
      </w:r>
      <w:r w:rsidR="00F4686B" w:rsidRPr="006E23C2">
        <w:rPr>
          <w:rFonts w:ascii="Arial" w:hAnsi="Arial" w:cs="Arial"/>
          <w:bCs/>
          <w:sz w:val="22"/>
          <w:szCs w:val="22"/>
          <w:rPrChange w:id="1221" w:author="Yadi M." w:date="2023-01-18T16:32:00Z">
            <w:rPr>
              <w:rFonts w:ascii="Tahoma" w:hAnsi="Tahoma" w:cs="Tahoma"/>
              <w:bCs/>
            </w:rPr>
          </w:rPrChange>
        </w:rPr>
        <w:t>por la Gerencia General</w:t>
      </w:r>
      <w:r w:rsidR="00425082" w:rsidRPr="006E23C2">
        <w:rPr>
          <w:rFonts w:ascii="Arial" w:hAnsi="Arial" w:cs="Arial"/>
          <w:bCs/>
          <w:sz w:val="22"/>
          <w:szCs w:val="22"/>
          <w:rPrChange w:id="1222" w:author="Yadi M." w:date="2023-01-18T16:32:00Z">
            <w:rPr>
              <w:rFonts w:ascii="Tahoma" w:hAnsi="Tahoma" w:cs="Tahoma"/>
              <w:bCs/>
            </w:rPr>
          </w:rPrChange>
        </w:rPr>
        <w:t>.</w:t>
      </w:r>
    </w:p>
    <w:p w14:paraId="30A17EEB" w14:textId="2C448606" w:rsidR="00425082" w:rsidRPr="006203B0" w:rsidRDefault="005C5E90" w:rsidP="000A6C1E">
      <w:pPr>
        <w:numPr>
          <w:ilvl w:val="0"/>
          <w:numId w:val="14"/>
        </w:numPr>
        <w:autoSpaceDE w:val="0"/>
        <w:autoSpaceDN w:val="0"/>
        <w:adjustRightInd w:val="0"/>
        <w:spacing w:before="60" w:after="60"/>
        <w:jc w:val="both"/>
        <w:rPr>
          <w:rFonts w:ascii="Arial" w:hAnsi="Arial" w:cs="Arial"/>
          <w:bCs/>
          <w:sz w:val="22"/>
          <w:szCs w:val="22"/>
          <w:rPrChange w:id="1223" w:author="Auditor Interno" w:date="2019-10-10T16:21:00Z">
            <w:rPr>
              <w:rFonts w:ascii="Tahoma" w:hAnsi="Tahoma" w:cs="Tahoma"/>
              <w:bCs/>
            </w:rPr>
          </w:rPrChange>
        </w:rPr>
      </w:pPr>
      <w:r w:rsidRPr="006203B0">
        <w:rPr>
          <w:rFonts w:ascii="Arial" w:hAnsi="Arial" w:cs="Arial"/>
          <w:bCs/>
          <w:sz w:val="22"/>
          <w:szCs w:val="22"/>
          <w:rPrChange w:id="1224" w:author="Auditor Interno" w:date="2019-10-10T16:21:00Z">
            <w:rPr>
              <w:rFonts w:ascii="Tahoma" w:hAnsi="Tahoma" w:cs="Tahoma"/>
              <w:bCs/>
            </w:rPr>
          </w:rPrChange>
        </w:rPr>
        <w:t>E</w:t>
      </w:r>
      <w:r w:rsidR="007C1FD0" w:rsidRPr="006203B0">
        <w:rPr>
          <w:rFonts w:ascii="Arial" w:hAnsi="Arial" w:cs="Arial"/>
          <w:bCs/>
          <w:sz w:val="22"/>
          <w:szCs w:val="22"/>
          <w:rPrChange w:id="1225" w:author="Auditor Interno" w:date="2019-10-10T16:21:00Z">
            <w:rPr>
              <w:rFonts w:ascii="Tahoma" w:hAnsi="Tahoma" w:cs="Tahoma"/>
              <w:bCs/>
            </w:rPr>
          </w:rPrChange>
        </w:rPr>
        <w:t>n el caso de reuniones, a</w:t>
      </w:r>
      <w:r w:rsidR="00425082" w:rsidRPr="006203B0">
        <w:rPr>
          <w:rFonts w:ascii="Arial" w:hAnsi="Arial" w:cs="Arial"/>
          <w:bCs/>
          <w:sz w:val="22"/>
          <w:szCs w:val="22"/>
          <w:rPrChange w:id="1226" w:author="Auditor Interno" w:date="2019-10-10T16:21:00Z">
            <w:rPr>
              <w:rFonts w:ascii="Tahoma" w:hAnsi="Tahoma" w:cs="Tahoma"/>
              <w:bCs/>
            </w:rPr>
          </w:rPrChange>
        </w:rPr>
        <w:t>sambleas y/o talleres que sea</w:t>
      </w:r>
      <w:r w:rsidRPr="006203B0">
        <w:rPr>
          <w:rFonts w:ascii="Arial" w:hAnsi="Arial" w:cs="Arial"/>
          <w:bCs/>
          <w:sz w:val="22"/>
          <w:szCs w:val="22"/>
          <w:rPrChange w:id="1227" w:author="Auditor Interno" w:date="2019-10-10T16:21:00Z">
            <w:rPr>
              <w:rFonts w:ascii="Tahoma" w:hAnsi="Tahoma" w:cs="Tahoma"/>
              <w:bCs/>
            </w:rPr>
          </w:rPrChange>
        </w:rPr>
        <w:t>n</w:t>
      </w:r>
      <w:r w:rsidR="00425082" w:rsidRPr="006203B0">
        <w:rPr>
          <w:rFonts w:ascii="Arial" w:hAnsi="Arial" w:cs="Arial"/>
          <w:bCs/>
          <w:sz w:val="22"/>
          <w:szCs w:val="22"/>
          <w:rPrChange w:id="1228" w:author="Auditor Interno" w:date="2019-10-10T16:21:00Z">
            <w:rPr>
              <w:rFonts w:ascii="Tahoma" w:hAnsi="Tahoma" w:cs="Tahoma"/>
              <w:bCs/>
            </w:rPr>
          </w:rPrChange>
        </w:rPr>
        <w:t xml:space="preserve"> </w:t>
      </w:r>
      <w:ins w:id="1229" w:author="Guadalupe Arana" w:date="2018-08-14T10:25:00Z">
        <w:r w:rsidR="00C2540C" w:rsidRPr="006203B0">
          <w:rPr>
            <w:rFonts w:ascii="Arial" w:hAnsi="Arial" w:cs="Arial"/>
            <w:bCs/>
            <w:sz w:val="22"/>
            <w:szCs w:val="22"/>
            <w:rPrChange w:id="1230" w:author="Auditor Interno" w:date="2019-10-10T16:21:00Z">
              <w:rPr>
                <w:rFonts w:ascii="Tahoma" w:hAnsi="Tahoma" w:cs="Tahoma"/>
                <w:bCs/>
              </w:rPr>
            </w:rPrChange>
          </w:rPr>
          <w:t>co</w:t>
        </w:r>
      </w:ins>
      <w:ins w:id="1231" w:author="Guadalupe Arana" w:date="2018-08-14T10:26:00Z">
        <w:r w:rsidR="00C2540C" w:rsidRPr="006203B0">
          <w:rPr>
            <w:rFonts w:ascii="Arial" w:hAnsi="Arial" w:cs="Arial"/>
            <w:bCs/>
            <w:sz w:val="22"/>
            <w:szCs w:val="22"/>
            <w:rPrChange w:id="1232" w:author="Auditor Interno" w:date="2019-10-10T16:21:00Z">
              <w:rPr>
                <w:rFonts w:ascii="Tahoma" w:hAnsi="Tahoma" w:cs="Tahoma"/>
                <w:bCs/>
              </w:rPr>
            </w:rPrChange>
          </w:rPr>
          <w:t xml:space="preserve">nvocados y </w:t>
        </w:r>
      </w:ins>
      <w:r w:rsidR="00425082" w:rsidRPr="006203B0">
        <w:rPr>
          <w:rFonts w:ascii="Arial" w:hAnsi="Arial" w:cs="Arial"/>
          <w:bCs/>
          <w:sz w:val="22"/>
          <w:szCs w:val="22"/>
          <w:rPrChange w:id="1233" w:author="Auditor Interno" w:date="2019-10-10T16:21:00Z">
            <w:rPr>
              <w:rFonts w:ascii="Tahoma" w:hAnsi="Tahoma" w:cs="Tahoma"/>
              <w:bCs/>
            </w:rPr>
          </w:rPrChange>
        </w:rPr>
        <w:t>autorizado</w:t>
      </w:r>
      <w:r w:rsidRPr="006203B0">
        <w:rPr>
          <w:rFonts w:ascii="Arial" w:hAnsi="Arial" w:cs="Arial"/>
          <w:bCs/>
          <w:sz w:val="22"/>
          <w:szCs w:val="22"/>
          <w:rPrChange w:id="1234" w:author="Auditor Interno" w:date="2019-10-10T16:21:00Z">
            <w:rPr>
              <w:rFonts w:ascii="Tahoma" w:hAnsi="Tahoma" w:cs="Tahoma"/>
              <w:bCs/>
            </w:rPr>
          </w:rPrChange>
        </w:rPr>
        <w:t>s</w:t>
      </w:r>
      <w:r w:rsidR="00425082" w:rsidRPr="006203B0">
        <w:rPr>
          <w:rFonts w:ascii="Arial" w:hAnsi="Arial" w:cs="Arial"/>
          <w:bCs/>
          <w:sz w:val="22"/>
          <w:szCs w:val="22"/>
          <w:rPrChange w:id="1235" w:author="Auditor Interno" w:date="2019-10-10T16:21:00Z">
            <w:rPr>
              <w:rFonts w:ascii="Tahoma" w:hAnsi="Tahoma" w:cs="Tahoma"/>
              <w:bCs/>
            </w:rPr>
          </w:rPrChange>
        </w:rPr>
        <w:t xml:space="preserve"> po</w:t>
      </w:r>
      <w:r w:rsidRPr="006203B0">
        <w:rPr>
          <w:rFonts w:ascii="Arial" w:hAnsi="Arial" w:cs="Arial"/>
          <w:bCs/>
          <w:sz w:val="22"/>
          <w:szCs w:val="22"/>
          <w:rPrChange w:id="1236" w:author="Auditor Interno" w:date="2019-10-10T16:21:00Z">
            <w:rPr>
              <w:rFonts w:ascii="Tahoma" w:hAnsi="Tahoma" w:cs="Tahoma"/>
              <w:bCs/>
            </w:rPr>
          </w:rPrChange>
        </w:rPr>
        <w:t>r el Consejo de A</w:t>
      </w:r>
      <w:r w:rsidR="006253DE" w:rsidRPr="006203B0">
        <w:rPr>
          <w:rFonts w:ascii="Arial" w:hAnsi="Arial" w:cs="Arial"/>
          <w:bCs/>
          <w:sz w:val="22"/>
          <w:szCs w:val="22"/>
          <w:rPrChange w:id="1237" w:author="Auditor Interno" w:date="2019-10-10T16:21:00Z">
            <w:rPr>
              <w:rFonts w:ascii="Tahoma" w:hAnsi="Tahoma" w:cs="Tahoma"/>
              <w:bCs/>
            </w:rPr>
          </w:rPrChange>
        </w:rPr>
        <w:t>dministración y/o</w:t>
      </w:r>
      <w:r w:rsidRPr="006203B0">
        <w:rPr>
          <w:rFonts w:ascii="Arial" w:hAnsi="Arial" w:cs="Arial"/>
          <w:bCs/>
          <w:sz w:val="22"/>
          <w:szCs w:val="22"/>
          <w:rPrChange w:id="1238" w:author="Auditor Interno" w:date="2019-10-10T16:21:00Z">
            <w:rPr>
              <w:rFonts w:ascii="Tahoma" w:hAnsi="Tahoma" w:cs="Tahoma"/>
              <w:bCs/>
            </w:rPr>
          </w:rPrChange>
        </w:rPr>
        <w:t xml:space="preserve"> V</w:t>
      </w:r>
      <w:r w:rsidR="00425082" w:rsidRPr="006203B0">
        <w:rPr>
          <w:rFonts w:ascii="Arial" w:hAnsi="Arial" w:cs="Arial"/>
          <w:bCs/>
          <w:sz w:val="22"/>
          <w:szCs w:val="22"/>
          <w:rPrChange w:id="1239" w:author="Auditor Interno" w:date="2019-10-10T16:21:00Z">
            <w:rPr>
              <w:rFonts w:ascii="Tahoma" w:hAnsi="Tahoma" w:cs="Tahoma"/>
              <w:bCs/>
            </w:rPr>
          </w:rPrChange>
        </w:rPr>
        <w:t>igilanci</w:t>
      </w:r>
      <w:r w:rsidR="0081268F" w:rsidRPr="006203B0">
        <w:rPr>
          <w:rFonts w:ascii="Arial" w:hAnsi="Arial" w:cs="Arial"/>
          <w:bCs/>
          <w:sz w:val="22"/>
          <w:szCs w:val="22"/>
          <w:rPrChange w:id="1240" w:author="Auditor Interno" w:date="2019-10-10T16:21:00Z">
            <w:rPr>
              <w:rFonts w:ascii="Tahoma" w:hAnsi="Tahoma" w:cs="Tahoma"/>
              <w:bCs/>
            </w:rPr>
          </w:rPrChange>
        </w:rPr>
        <w:t>a, los gastos a comprobar podrán</w:t>
      </w:r>
      <w:r w:rsidR="00425082" w:rsidRPr="006203B0">
        <w:rPr>
          <w:rFonts w:ascii="Arial" w:hAnsi="Arial" w:cs="Arial"/>
          <w:bCs/>
          <w:sz w:val="22"/>
          <w:szCs w:val="22"/>
          <w:rPrChange w:id="1241" w:author="Auditor Interno" w:date="2019-10-10T16:21:00Z">
            <w:rPr>
              <w:rFonts w:ascii="Tahoma" w:hAnsi="Tahoma" w:cs="Tahoma"/>
              <w:bCs/>
            </w:rPr>
          </w:rPrChange>
        </w:rPr>
        <w:t xml:space="preserve"> ser </w:t>
      </w:r>
      <w:r w:rsidR="00425082" w:rsidRPr="006E23C2">
        <w:rPr>
          <w:rFonts w:ascii="Arial" w:hAnsi="Arial" w:cs="Arial"/>
          <w:bCs/>
          <w:sz w:val="22"/>
          <w:szCs w:val="22"/>
          <w:rPrChange w:id="1242" w:author="Yadi M." w:date="2023-01-18T16:32:00Z">
            <w:rPr>
              <w:rFonts w:ascii="Tahoma" w:hAnsi="Tahoma" w:cs="Tahoma"/>
              <w:bCs/>
            </w:rPr>
          </w:rPrChange>
        </w:rPr>
        <w:t>soportado</w:t>
      </w:r>
      <w:r w:rsidRPr="006E23C2">
        <w:rPr>
          <w:rFonts w:ascii="Arial" w:hAnsi="Arial" w:cs="Arial"/>
          <w:bCs/>
          <w:sz w:val="22"/>
          <w:szCs w:val="22"/>
          <w:rPrChange w:id="1243" w:author="Yadi M." w:date="2023-01-18T16:32:00Z">
            <w:rPr>
              <w:rFonts w:ascii="Tahoma" w:hAnsi="Tahoma" w:cs="Tahoma"/>
              <w:bCs/>
            </w:rPr>
          </w:rPrChange>
        </w:rPr>
        <w:t>s</w:t>
      </w:r>
      <w:r w:rsidR="00F4686B" w:rsidRPr="006E23C2">
        <w:rPr>
          <w:rFonts w:ascii="Arial" w:hAnsi="Arial" w:cs="Arial"/>
          <w:bCs/>
          <w:sz w:val="22"/>
          <w:szCs w:val="22"/>
          <w:rPrChange w:id="1244" w:author="Yadi M." w:date="2023-01-18T16:32:00Z">
            <w:rPr>
              <w:rFonts w:ascii="Tahoma" w:hAnsi="Tahoma" w:cs="Tahoma"/>
              <w:bCs/>
            </w:rPr>
          </w:rPrChange>
        </w:rPr>
        <w:t xml:space="preserve"> con un documento donde conste la fecha de la sesión de trabajo</w:t>
      </w:r>
      <w:ins w:id="1245" w:author="Gerencia" w:date="2022-12-27T10:08:00Z">
        <w:r w:rsidR="009237D0" w:rsidRPr="006E23C2">
          <w:rPr>
            <w:rFonts w:ascii="Arial" w:hAnsi="Arial" w:cs="Arial"/>
            <w:bCs/>
            <w:sz w:val="22"/>
            <w:szCs w:val="22"/>
          </w:rPr>
          <w:t xml:space="preserve"> lista de asistencia del personal o directivos</w:t>
        </w:r>
      </w:ins>
      <w:r w:rsidR="00F4686B" w:rsidRPr="006E23C2">
        <w:rPr>
          <w:rFonts w:ascii="Arial" w:hAnsi="Arial" w:cs="Arial"/>
          <w:bCs/>
          <w:sz w:val="22"/>
          <w:szCs w:val="22"/>
          <w:rPrChange w:id="1246" w:author="Yadi M." w:date="2023-01-18T16:32:00Z">
            <w:rPr>
              <w:rFonts w:ascii="Tahoma" w:hAnsi="Tahoma" w:cs="Tahoma"/>
              <w:bCs/>
            </w:rPr>
          </w:rPrChange>
        </w:rPr>
        <w:t xml:space="preserve"> del Consejo de Administración</w:t>
      </w:r>
      <w:r w:rsidR="00EE454C" w:rsidRPr="006E23C2">
        <w:rPr>
          <w:rFonts w:ascii="Arial" w:hAnsi="Arial" w:cs="Arial"/>
          <w:bCs/>
          <w:sz w:val="22"/>
          <w:szCs w:val="22"/>
          <w:rPrChange w:id="1247" w:author="Yadi M." w:date="2023-01-18T16:32:00Z">
            <w:rPr>
              <w:rFonts w:ascii="Tahoma" w:hAnsi="Tahoma" w:cs="Tahoma"/>
              <w:bCs/>
            </w:rPr>
          </w:rPrChange>
        </w:rPr>
        <w:t xml:space="preserve"> donde se autorice el gasto</w:t>
      </w:r>
      <w:r w:rsidR="00425082" w:rsidRPr="006E23C2">
        <w:rPr>
          <w:rFonts w:ascii="Arial" w:hAnsi="Arial" w:cs="Arial"/>
          <w:bCs/>
          <w:sz w:val="22"/>
          <w:szCs w:val="22"/>
          <w:rPrChange w:id="1248" w:author="Yadi M." w:date="2023-01-18T16:32:00Z">
            <w:rPr>
              <w:rFonts w:ascii="Tahoma" w:hAnsi="Tahoma" w:cs="Tahoma"/>
              <w:bCs/>
            </w:rPr>
          </w:rPrChange>
        </w:rPr>
        <w:t>.</w:t>
      </w:r>
    </w:p>
    <w:p w14:paraId="3E8EBA23" w14:textId="77777777" w:rsidR="000A6C1E" w:rsidRPr="006203B0" w:rsidRDefault="00DC6BA1" w:rsidP="000A6C1E">
      <w:pPr>
        <w:numPr>
          <w:ilvl w:val="0"/>
          <w:numId w:val="14"/>
        </w:numPr>
        <w:autoSpaceDE w:val="0"/>
        <w:autoSpaceDN w:val="0"/>
        <w:adjustRightInd w:val="0"/>
        <w:spacing w:before="60" w:after="60"/>
        <w:jc w:val="both"/>
        <w:rPr>
          <w:rFonts w:ascii="Arial" w:hAnsi="Arial" w:cs="Arial"/>
          <w:bCs/>
          <w:sz w:val="22"/>
          <w:szCs w:val="22"/>
          <w:rPrChange w:id="1249" w:author="Auditor Interno" w:date="2019-10-10T16:21:00Z">
            <w:rPr>
              <w:rFonts w:ascii="Tahoma" w:hAnsi="Tahoma" w:cs="Tahoma"/>
              <w:bCs/>
            </w:rPr>
          </w:rPrChange>
        </w:rPr>
      </w:pPr>
      <w:r w:rsidRPr="006203B0">
        <w:rPr>
          <w:rFonts w:ascii="Arial" w:hAnsi="Arial" w:cs="Arial"/>
          <w:bCs/>
          <w:sz w:val="22"/>
          <w:szCs w:val="22"/>
          <w:rPrChange w:id="1250" w:author="Auditor Interno" w:date="2019-10-10T16:21:00Z">
            <w:rPr>
              <w:rFonts w:ascii="Tahoma" w:hAnsi="Tahoma" w:cs="Tahoma"/>
              <w:bCs/>
            </w:rPr>
          </w:rPrChange>
        </w:rPr>
        <w:lastRenderedPageBreak/>
        <w:t xml:space="preserve">Los pagos se podrán realizar en efectivo, cuando el saldo de caja chica vigente en la Caja sea suficiente para realizar el pago correspondiente y </w:t>
      </w:r>
      <w:r w:rsidR="002B5DC6" w:rsidRPr="006203B0">
        <w:rPr>
          <w:rFonts w:ascii="Arial" w:hAnsi="Arial" w:cs="Arial"/>
          <w:bCs/>
          <w:sz w:val="22"/>
          <w:szCs w:val="22"/>
          <w:rPrChange w:id="1251" w:author="Auditor Interno" w:date="2019-10-10T16:21:00Z">
            <w:rPr>
              <w:rFonts w:ascii="Tahoma" w:hAnsi="Tahoma" w:cs="Tahoma"/>
              <w:bCs/>
            </w:rPr>
          </w:rPrChange>
        </w:rPr>
        <w:t>sólo si el monto es inferior o igual a</w:t>
      </w:r>
      <w:r w:rsidRPr="006203B0">
        <w:rPr>
          <w:rFonts w:ascii="Arial" w:hAnsi="Arial" w:cs="Arial"/>
          <w:bCs/>
          <w:sz w:val="22"/>
          <w:szCs w:val="22"/>
          <w:rPrChange w:id="1252" w:author="Auditor Interno" w:date="2019-10-10T16:21:00Z">
            <w:rPr>
              <w:rFonts w:ascii="Tahoma" w:hAnsi="Tahoma" w:cs="Tahoma"/>
              <w:bCs/>
            </w:rPr>
          </w:rPrChange>
        </w:rPr>
        <w:t xml:space="preserve"> $ 2,000.00</w:t>
      </w:r>
      <w:r w:rsidR="000A6C1E" w:rsidRPr="006203B0">
        <w:rPr>
          <w:rFonts w:ascii="Arial" w:hAnsi="Arial" w:cs="Arial"/>
          <w:bCs/>
          <w:sz w:val="22"/>
          <w:szCs w:val="22"/>
          <w:rPrChange w:id="1253" w:author="Auditor Interno" w:date="2019-10-10T16:21:00Z">
            <w:rPr>
              <w:rFonts w:ascii="Tahoma" w:hAnsi="Tahoma" w:cs="Tahoma"/>
              <w:bCs/>
            </w:rPr>
          </w:rPrChange>
        </w:rPr>
        <w:t>.</w:t>
      </w:r>
    </w:p>
    <w:p w14:paraId="0487B679" w14:textId="767339D2" w:rsidR="00DC6BA1" w:rsidRPr="006203B0" w:rsidRDefault="000A6C1E" w:rsidP="000A6C1E">
      <w:pPr>
        <w:numPr>
          <w:ilvl w:val="0"/>
          <w:numId w:val="14"/>
        </w:numPr>
        <w:autoSpaceDE w:val="0"/>
        <w:autoSpaceDN w:val="0"/>
        <w:adjustRightInd w:val="0"/>
        <w:spacing w:before="60" w:after="60"/>
        <w:jc w:val="both"/>
        <w:rPr>
          <w:rFonts w:ascii="Arial" w:hAnsi="Arial" w:cs="Arial"/>
          <w:bCs/>
          <w:sz w:val="22"/>
          <w:szCs w:val="22"/>
          <w:rPrChange w:id="1254" w:author="Auditor Interno" w:date="2019-10-10T16:21:00Z">
            <w:rPr>
              <w:rFonts w:ascii="Tahoma" w:hAnsi="Tahoma" w:cs="Tahoma"/>
              <w:bCs/>
            </w:rPr>
          </w:rPrChange>
        </w:rPr>
      </w:pPr>
      <w:r w:rsidRPr="006203B0">
        <w:rPr>
          <w:rFonts w:ascii="Arial" w:hAnsi="Arial" w:cs="Arial"/>
          <w:bCs/>
          <w:sz w:val="22"/>
          <w:szCs w:val="22"/>
          <w:rPrChange w:id="1255" w:author="Auditor Interno" w:date="2019-10-10T16:21:00Z">
            <w:rPr>
              <w:rFonts w:ascii="Tahoma" w:hAnsi="Tahoma" w:cs="Tahoma"/>
              <w:bCs/>
            </w:rPr>
          </w:rPrChange>
        </w:rPr>
        <w:t>Importes superiores a $2,000.00</w:t>
      </w:r>
      <w:r w:rsidR="00DC6BA1" w:rsidRPr="006203B0">
        <w:rPr>
          <w:rFonts w:ascii="Arial" w:hAnsi="Arial" w:cs="Arial"/>
          <w:bCs/>
          <w:sz w:val="22"/>
          <w:szCs w:val="22"/>
          <w:rPrChange w:id="1256" w:author="Auditor Interno" w:date="2019-10-10T16:21:00Z">
            <w:rPr>
              <w:rFonts w:ascii="Tahoma" w:hAnsi="Tahoma" w:cs="Tahoma"/>
              <w:bCs/>
            </w:rPr>
          </w:rPrChange>
        </w:rPr>
        <w:t xml:space="preserve"> se deberá</w:t>
      </w:r>
      <w:r w:rsidRPr="006203B0">
        <w:rPr>
          <w:rFonts w:ascii="Arial" w:hAnsi="Arial" w:cs="Arial"/>
          <w:bCs/>
          <w:sz w:val="22"/>
          <w:szCs w:val="22"/>
          <w:rPrChange w:id="1257" w:author="Auditor Interno" w:date="2019-10-10T16:21:00Z">
            <w:rPr>
              <w:rFonts w:ascii="Tahoma" w:hAnsi="Tahoma" w:cs="Tahoma"/>
              <w:bCs/>
            </w:rPr>
          </w:rPrChange>
        </w:rPr>
        <w:t>n</w:t>
      </w:r>
      <w:r w:rsidR="00DC6BA1" w:rsidRPr="006203B0">
        <w:rPr>
          <w:rFonts w:ascii="Arial" w:hAnsi="Arial" w:cs="Arial"/>
          <w:bCs/>
          <w:sz w:val="22"/>
          <w:szCs w:val="22"/>
          <w:rPrChange w:id="1258" w:author="Auditor Interno" w:date="2019-10-10T16:21:00Z">
            <w:rPr>
              <w:rFonts w:ascii="Tahoma" w:hAnsi="Tahoma" w:cs="Tahoma"/>
              <w:bCs/>
            </w:rPr>
          </w:rPrChange>
        </w:rPr>
        <w:t xml:space="preserve"> realizar en cheque</w:t>
      </w:r>
      <w:r w:rsidRPr="006203B0">
        <w:rPr>
          <w:rFonts w:ascii="Arial" w:hAnsi="Arial" w:cs="Arial"/>
          <w:bCs/>
          <w:sz w:val="22"/>
          <w:szCs w:val="22"/>
          <w:rPrChange w:id="1259" w:author="Auditor Interno" w:date="2019-10-10T16:21:00Z">
            <w:rPr>
              <w:rFonts w:ascii="Tahoma" w:hAnsi="Tahoma" w:cs="Tahoma"/>
              <w:bCs/>
            </w:rPr>
          </w:rPrChange>
        </w:rPr>
        <w:t xml:space="preserve"> </w:t>
      </w:r>
      <w:r w:rsidR="00A34473" w:rsidRPr="006203B0">
        <w:rPr>
          <w:rFonts w:ascii="Arial" w:hAnsi="Arial" w:cs="Arial"/>
          <w:bCs/>
          <w:sz w:val="22"/>
          <w:szCs w:val="22"/>
          <w:rPrChange w:id="1260" w:author="Auditor Interno" w:date="2019-10-10T16:21:00Z">
            <w:rPr>
              <w:rFonts w:ascii="Tahoma" w:hAnsi="Tahoma" w:cs="Tahoma"/>
              <w:bCs/>
            </w:rPr>
          </w:rPrChange>
        </w:rPr>
        <w:t>y/o transferencia</w:t>
      </w:r>
      <w:r w:rsidR="00A34473" w:rsidRPr="006203B0">
        <w:rPr>
          <w:rFonts w:ascii="Arial" w:hAnsi="Arial" w:cs="Arial"/>
          <w:bCs/>
          <w:sz w:val="22"/>
          <w:szCs w:val="22"/>
          <w:rPrChange w:id="1261" w:author="Auditor Interno" w:date="2019-10-10T16:21:00Z">
            <w:rPr>
              <w:rFonts w:ascii="Tahoma" w:hAnsi="Tahoma" w:cs="Tahoma"/>
              <w:bCs/>
            </w:rPr>
          </w:rPrChange>
        </w:rPr>
        <w:tab/>
      </w:r>
      <w:r w:rsidR="00281BB9" w:rsidRPr="006203B0">
        <w:rPr>
          <w:rFonts w:ascii="Arial" w:hAnsi="Arial" w:cs="Arial"/>
          <w:bCs/>
          <w:sz w:val="22"/>
          <w:szCs w:val="22"/>
          <w:rPrChange w:id="1262" w:author="Auditor Interno" w:date="2019-10-10T16:21:00Z">
            <w:rPr>
              <w:rFonts w:ascii="Tahoma" w:hAnsi="Tahoma" w:cs="Tahoma"/>
              <w:bCs/>
            </w:rPr>
          </w:rPrChange>
        </w:rPr>
        <w:t>electrónica</w:t>
      </w:r>
      <w:r w:rsidR="00DC6BA1" w:rsidRPr="006203B0">
        <w:rPr>
          <w:rFonts w:ascii="Arial" w:hAnsi="Arial" w:cs="Arial"/>
          <w:bCs/>
          <w:sz w:val="22"/>
          <w:szCs w:val="22"/>
          <w:rPrChange w:id="1263" w:author="Auditor Interno" w:date="2019-10-10T16:21:00Z">
            <w:rPr>
              <w:rFonts w:ascii="Tahoma" w:hAnsi="Tahoma" w:cs="Tahoma"/>
              <w:bCs/>
            </w:rPr>
          </w:rPrChange>
        </w:rPr>
        <w:t>.</w:t>
      </w:r>
    </w:p>
    <w:p w14:paraId="656FE6B1" w14:textId="77777777" w:rsidR="001B04D7" w:rsidRDefault="001B04D7" w:rsidP="000A6C1E">
      <w:pPr>
        <w:numPr>
          <w:ilvl w:val="0"/>
          <w:numId w:val="14"/>
        </w:numPr>
        <w:autoSpaceDE w:val="0"/>
        <w:autoSpaceDN w:val="0"/>
        <w:adjustRightInd w:val="0"/>
        <w:spacing w:before="60" w:after="60"/>
        <w:jc w:val="both"/>
        <w:rPr>
          <w:ins w:id="1264" w:author="Asus_Generico" w:date="2022-04-13T08:46:00Z"/>
          <w:rFonts w:ascii="Arial" w:hAnsi="Arial" w:cs="Arial"/>
          <w:bCs/>
          <w:sz w:val="22"/>
          <w:szCs w:val="22"/>
        </w:rPr>
      </w:pPr>
      <w:r w:rsidRPr="006203B0">
        <w:rPr>
          <w:rFonts w:ascii="Arial" w:hAnsi="Arial" w:cs="Arial"/>
          <w:bCs/>
          <w:sz w:val="22"/>
          <w:szCs w:val="22"/>
          <w:rPrChange w:id="1265" w:author="Auditor Interno" w:date="2019-10-10T16:21:00Z">
            <w:rPr>
              <w:rFonts w:ascii="Tahoma" w:hAnsi="Tahoma" w:cs="Tahoma"/>
              <w:bCs/>
            </w:rPr>
          </w:rPrChange>
        </w:rPr>
        <w:t xml:space="preserve">Los conceptos que se cubrirán con </w:t>
      </w:r>
      <w:r w:rsidR="00EE454C" w:rsidRPr="006203B0">
        <w:rPr>
          <w:rFonts w:ascii="Arial" w:hAnsi="Arial" w:cs="Arial"/>
          <w:bCs/>
          <w:sz w:val="22"/>
          <w:szCs w:val="22"/>
          <w:rPrChange w:id="1266" w:author="Auditor Interno" w:date="2019-10-10T16:21:00Z">
            <w:rPr>
              <w:rFonts w:ascii="Tahoma" w:hAnsi="Tahoma" w:cs="Tahoma"/>
              <w:bCs/>
            </w:rPr>
          </w:rPrChange>
        </w:rPr>
        <w:t>este tipo</w:t>
      </w:r>
      <w:r w:rsidRPr="006203B0">
        <w:rPr>
          <w:rFonts w:ascii="Arial" w:hAnsi="Arial" w:cs="Arial"/>
          <w:bCs/>
          <w:sz w:val="22"/>
          <w:szCs w:val="22"/>
          <w:rPrChange w:id="1267" w:author="Auditor Interno" w:date="2019-10-10T16:21:00Z">
            <w:rPr>
              <w:rFonts w:ascii="Tahoma" w:hAnsi="Tahoma" w:cs="Tahoma"/>
              <w:bCs/>
            </w:rPr>
          </w:rPrChange>
        </w:rPr>
        <w:t xml:space="preserve"> de gastos son los siguientes:</w:t>
      </w:r>
    </w:p>
    <w:p w14:paraId="5BD3B773" w14:textId="77777777" w:rsidR="000B7A6E" w:rsidRPr="006203B0" w:rsidRDefault="000B7A6E">
      <w:pPr>
        <w:autoSpaceDE w:val="0"/>
        <w:autoSpaceDN w:val="0"/>
        <w:adjustRightInd w:val="0"/>
        <w:spacing w:before="60" w:after="60"/>
        <w:ind w:left="720"/>
        <w:jc w:val="both"/>
        <w:rPr>
          <w:rFonts w:ascii="Arial" w:hAnsi="Arial" w:cs="Arial"/>
          <w:bCs/>
          <w:sz w:val="22"/>
          <w:szCs w:val="22"/>
          <w:rPrChange w:id="1268" w:author="Auditor Interno" w:date="2019-10-10T16:21:00Z">
            <w:rPr>
              <w:rFonts w:ascii="Tahoma" w:hAnsi="Tahoma" w:cs="Tahoma"/>
              <w:bCs/>
            </w:rPr>
          </w:rPrChange>
        </w:rPr>
        <w:pPrChange w:id="1269" w:author="Asus_Generico" w:date="2022-04-13T08:46:00Z">
          <w:pPr>
            <w:numPr>
              <w:numId w:val="14"/>
            </w:numPr>
            <w:autoSpaceDE w:val="0"/>
            <w:autoSpaceDN w:val="0"/>
            <w:adjustRightInd w:val="0"/>
            <w:spacing w:before="60" w:after="60"/>
            <w:ind w:left="720" w:hanging="360"/>
            <w:jc w:val="both"/>
          </w:pPr>
        </w:pPrChange>
      </w:pPr>
    </w:p>
    <w:p w14:paraId="10F210FC" w14:textId="77777777" w:rsidR="001B04D7" w:rsidRPr="006203B0" w:rsidRDefault="00487DBF" w:rsidP="000A6C1E">
      <w:pPr>
        <w:numPr>
          <w:ilvl w:val="0"/>
          <w:numId w:val="6"/>
        </w:numPr>
        <w:tabs>
          <w:tab w:val="clear" w:pos="360"/>
          <w:tab w:val="num" w:pos="993"/>
        </w:tabs>
        <w:autoSpaceDE w:val="0"/>
        <w:autoSpaceDN w:val="0"/>
        <w:adjustRightInd w:val="0"/>
        <w:spacing w:before="60" w:after="60"/>
        <w:ind w:left="851" w:firstLine="66"/>
        <w:jc w:val="both"/>
        <w:rPr>
          <w:rFonts w:ascii="Arial" w:hAnsi="Arial" w:cs="Arial"/>
          <w:color w:val="000000"/>
          <w:sz w:val="22"/>
          <w:szCs w:val="22"/>
          <w:rPrChange w:id="1270" w:author="Auditor Interno" w:date="2019-10-10T16:21:00Z">
            <w:rPr>
              <w:rFonts w:ascii="Tahoma" w:hAnsi="Tahoma" w:cs="Tahoma"/>
              <w:color w:val="000000"/>
            </w:rPr>
          </w:rPrChange>
        </w:rPr>
      </w:pPr>
      <w:r w:rsidRPr="006203B0">
        <w:rPr>
          <w:rFonts w:ascii="Arial" w:hAnsi="Arial" w:cs="Arial"/>
          <w:color w:val="000000"/>
          <w:sz w:val="22"/>
          <w:szCs w:val="22"/>
          <w:rPrChange w:id="1271" w:author="Auditor Interno" w:date="2019-10-10T16:21:00Z">
            <w:rPr>
              <w:rFonts w:ascii="Tahoma" w:hAnsi="Tahoma" w:cs="Tahoma"/>
              <w:color w:val="000000"/>
            </w:rPr>
          </w:rPrChange>
        </w:rPr>
        <w:t>Pago de servicios.</w:t>
      </w:r>
    </w:p>
    <w:p w14:paraId="3182509D" w14:textId="77777777" w:rsidR="001B04D7" w:rsidRPr="006203B0" w:rsidRDefault="001B04D7" w:rsidP="000A6C1E">
      <w:pPr>
        <w:numPr>
          <w:ilvl w:val="0"/>
          <w:numId w:val="6"/>
        </w:numPr>
        <w:tabs>
          <w:tab w:val="clear" w:pos="360"/>
          <w:tab w:val="num" w:pos="993"/>
        </w:tabs>
        <w:autoSpaceDE w:val="0"/>
        <w:autoSpaceDN w:val="0"/>
        <w:adjustRightInd w:val="0"/>
        <w:spacing w:before="60" w:after="60"/>
        <w:ind w:left="851" w:firstLine="66"/>
        <w:jc w:val="both"/>
        <w:rPr>
          <w:rFonts w:ascii="Arial" w:hAnsi="Arial" w:cs="Arial"/>
          <w:color w:val="000000"/>
          <w:sz w:val="22"/>
          <w:szCs w:val="22"/>
          <w:rPrChange w:id="1272" w:author="Auditor Interno" w:date="2019-10-10T16:21:00Z">
            <w:rPr>
              <w:rFonts w:ascii="Tahoma" w:hAnsi="Tahoma" w:cs="Tahoma"/>
              <w:color w:val="000000"/>
            </w:rPr>
          </w:rPrChange>
        </w:rPr>
      </w:pPr>
      <w:r w:rsidRPr="006203B0">
        <w:rPr>
          <w:rFonts w:ascii="Arial" w:hAnsi="Arial" w:cs="Arial"/>
          <w:color w:val="000000"/>
          <w:sz w:val="22"/>
          <w:szCs w:val="22"/>
          <w:rPrChange w:id="1273" w:author="Auditor Interno" w:date="2019-10-10T16:21:00Z">
            <w:rPr>
              <w:rFonts w:ascii="Tahoma" w:hAnsi="Tahoma" w:cs="Tahoma"/>
              <w:color w:val="000000"/>
            </w:rPr>
          </w:rPrChange>
        </w:rPr>
        <w:t>Compra de mobiliario y equipo</w:t>
      </w:r>
      <w:r w:rsidR="00487DBF" w:rsidRPr="006203B0">
        <w:rPr>
          <w:rFonts w:ascii="Arial" w:hAnsi="Arial" w:cs="Arial"/>
          <w:color w:val="000000"/>
          <w:sz w:val="22"/>
          <w:szCs w:val="22"/>
          <w:rPrChange w:id="1274" w:author="Auditor Interno" w:date="2019-10-10T16:21:00Z">
            <w:rPr>
              <w:rFonts w:ascii="Tahoma" w:hAnsi="Tahoma" w:cs="Tahoma"/>
              <w:color w:val="000000"/>
            </w:rPr>
          </w:rPrChange>
        </w:rPr>
        <w:t>.</w:t>
      </w:r>
    </w:p>
    <w:p w14:paraId="6F5B724C" w14:textId="77777777" w:rsidR="001B04D7" w:rsidRPr="006203B0" w:rsidRDefault="001B04D7" w:rsidP="000A6C1E">
      <w:pPr>
        <w:numPr>
          <w:ilvl w:val="0"/>
          <w:numId w:val="6"/>
        </w:numPr>
        <w:tabs>
          <w:tab w:val="clear" w:pos="360"/>
          <w:tab w:val="num" w:pos="993"/>
        </w:tabs>
        <w:autoSpaceDE w:val="0"/>
        <w:autoSpaceDN w:val="0"/>
        <w:adjustRightInd w:val="0"/>
        <w:spacing w:before="60" w:after="60"/>
        <w:ind w:left="851" w:firstLine="66"/>
        <w:jc w:val="both"/>
        <w:rPr>
          <w:rFonts w:ascii="Arial" w:hAnsi="Arial" w:cs="Arial"/>
          <w:color w:val="000000"/>
          <w:sz w:val="22"/>
          <w:szCs w:val="22"/>
          <w:rPrChange w:id="1275" w:author="Auditor Interno" w:date="2019-10-10T16:21:00Z">
            <w:rPr>
              <w:rFonts w:ascii="Tahoma" w:hAnsi="Tahoma" w:cs="Tahoma"/>
              <w:color w:val="000000"/>
            </w:rPr>
          </w:rPrChange>
        </w:rPr>
      </w:pPr>
      <w:r w:rsidRPr="006203B0">
        <w:rPr>
          <w:rFonts w:ascii="Arial" w:hAnsi="Arial" w:cs="Arial"/>
          <w:color w:val="000000"/>
          <w:sz w:val="22"/>
          <w:szCs w:val="22"/>
          <w:rPrChange w:id="1276" w:author="Auditor Interno" w:date="2019-10-10T16:21:00Z">
            <w:rPr>
              <w:rFonts w:ascii="Tahoma" w:hAnsi="Tahoma" w:cs="Tahoma"/>
              <w:color w:val="000000"/>
            </w:rPr>
          </w:rPrChange>
        </w:rPr>
        <w:t>Compra de equipo de cómputo</w:t>
      </w:r>
      <w:r w:rsidR="00487DBF" w:rsidRPr="006203B0">
        <w:rPr>
          <w:rFonts w:ascii="Arial" w:hAnsi="Arial" w:cs="Arial"/>
          <w:color w:val="000000"/>
          <w:sz w:val="22"/>
          <w:szCs w:val="22"/>
          <w:rPrChange w:id="1277" w:author="Auditor Interno" w:date="2019-10-10T16:21:00Z">
            <w:rPr>
              <w:rFonts w:ascii="Tahoma" w:hAnsi="Tahoma" w:cs="Tahoma"/>
              <w:color w:val="000000"/>
            </w:rPr>
          </w:rPrChange>
        </w:rPr>
        <w:t>.</w:t>
      </w:r>
    </w:p>
    <w:p w14:paraId="223CB098" w14:textId="323FEA86" w:rsidR="00487DBF" w:rsidRPr="006203B0" w:rsidRDefault="00487DBF" w:rsidP="000A6C1E">
      <w:pPr>
        <w:numPr>
          <w:ilvl w:val="0"/>
          <w:numId w:val="6"/>
        </w:numPr>
        <w:tabs>
          <w:tab w:val="clear" w:pos="360"/>
          <w:tab w:val="num" w:pos="993"/>
        </w:tabs>
        <w:autoSpaceDE w:val="0"/>
        <w:autoSpaceDN w:val="0"/>
        <w:adjustRightInd w:val="0"/>
        <w:spacing w:before="60" w:after="60"/>
        <w:ind w:left="851" w:firstLine="66"/>
        <w:jc w:val="both"/>
        <w:rPr>
          <w:rFonts w:ascii="Arial" w:hAnsi="Arial" w:cs="Arial"/>
          <w:color w:val="000000"/>
          <w:sz w:val="22"/>
          <w:szCs w:val="22"/>
          <w:rPrChange w:id="1278" w:author="Auditor Interno" w:date="2019-10-10T16:21:00Z">
            <w:rPr>
              <w:rFonts w:ascii="Tahoma" w:hAnsi="Tahoma" w:cs="Tahoma"/>
              <w:color w:val="000000"/>
            </w:rPr>
          </w:rPrChange>
        </w:rPr>
      </w:pPr>
      <w:r w:rsidRPr="006203B0">
        <w:rPr>
          <w:rFonts w:ascii="Arial" w:hAnsi="Arial" w:cs="Arial"/>
          <w:color w:val="000000"/>
          <w:sz w:val="22"/>
          <w:szCs w:val="22"/>
          <w:rPrChange w:id="1279" w:author="Auditor Interno" w:date="2019-10-10T16:21:00Z">
            <w:rPr>
              <w:rFonts w:ascii="Tahoma" w:hAnsi="Tahoma" w:cs="Tahoma"/>
              <w:color w:val="000000"/>
            </w:rPr>
          </w:rPrChange>
        </w:rPr>
        <w:t>Mantenimiento</w:t>
      </w:r>
      <w:ins w:id="1280" w:author="Auditor Interno" w:date="2019-01-02T14:06:00Z">
        <w:r w:rsidR="008C40EB" w:rsidRPr="006203B0">
          <w:rPr>
            <w:rFonts w:ascii="Arial" w:hAnsi="Arial" w:cs="Arial"/>
            <w:color w:val="000000"/>
            <w:sz w:val="22"/>
            <w:szCs w:val="22"/>
            <w:rPrChange w:id="1281" w:author="Auditor Interno" w:date="2019-10-10T16:21:00Z">
              <w:rPr>
                <w:rFonts w:ascii="Tahoma" w:hAnsi="Tahoma" w:cs="Tahoma"/>
                <w:color w:val="000000"/>
              </w:rPr>
            </w:rPrChange>
          </w:rPr>
          <w:t>.</w:t>
        </w:r>
      </w:ins>
      <w:del w:id="1282" w:author="Auditor Interno" w:date="2019-01-02T14:06:00Z">
        <w:r w:rsidRPr="006203B0" w:rsidDel="008C40EB">
          <w:rPr>
            <w:rFonts w:ascii="Arial" w:hAnsi="Arial" w:cs="Arial"/>
            <w:color w:val="000000"/>
            <w:sz w:val="22"/>
            <w:szCs w:val="22"/>
            <w:rPrChange w:id="1283" w:author="Auditor Interno" w:date="2019-10-10T16:21:00Z">
              <w:rPr>
                <w:rFonts w:ascii="Tahoma" w:hAnsi="Tahoma" w:cs="Tahoma"/>
                <w:color w:val="000000"/>
              </w:rPr>
            </w:rPrChange>
          </w:rPr>
          <w:delText>,</w:delText>
        </w:r>
      </w:del>
    </w:p>
    <w:p w14:paraId="0D4F68C0" w14:textId="77777777" w:rsidR="001B04D7" w:rsidRPr="006203B0" w:rsidRDefault="001B04D7" w:rsidP="000A6C1E">
      <w:pPr>
        <w:numPr>
          <w:ilvl w:val="0"/>
          <w:numId w:val="6"/>
        </w:numPr>
        <w:tabs>
          <w:tab w:val="clear" w:pos="360"/>
          <w:tab w:val="num" w:pos="993"/>
        </w:tabs>
        <w:autoSpaceDE w:val="0"/>
        <w:autoSpaceDN w:val="0"/>
        <w:adjustRightInd w:val="0"/>
        <w:spacing w:before="60" w:after="60"/>
        <w:ind w:left="851" w:firstLine="66"/>
        <w:jc w:val="both"/>
        <w:rPr>
          <w:rFonts w:ascii="Arial" w:hAnsi="Arial" w:cs="Arial"/>
          <w:color w:val="000000"/>
          <w:sz w:val="22"/>
          <w:szCs w:val="22"/>
          <w:rPrChange w:id="1284" w:author="Auditor Interno" w:date="2019-10-10T16:21:00Z">
            <w:rPr>
              <w:rFonts w:ascii="Tahoma" w:hAnsi="Tahoma" w:cs="Tahoma"/>
              <w:color w:val="000000"/>
            </w:rPr>
          </w:rPrChange>
        </w:rPr>
      </w:pPr>
      <w:r w:rsidRPr="006203B0">
        <w:rPr>
          <w:rFonts w:ascii="Arial" w:hAnsi="Arial" w:cs="Arial"/>
          <w:color w:val="000000"/>
          <w:sz w:val="22"/>
          <w:szCs w:val="22"/>
          <w:rPrChange w:id="1285" w:author="Auditor Interno" w:date="2019-10-10T16:21:00Z">
            <w:rPr>
              <w:rFonts w:ascii="Tahoma" w:hAnsi="Tahoma" w:cs="Tahoma"/>
              <w:color w:val="000000"/>
            </w:rPr>
          </w:rPrChange>
        </w:rPr>
        <w:t>Pago a proveedores de servicios (capacitación)</w:t>
      </w:r>
      <w:r w:rsidR="00487DBF" w:rsidRPr="006203B0">
        <w:rPr>
          <w:rFonts w:ascii="Arial" w:hAnsi="Arial" w:cs="Arial"/>
          <w:color w:val="000000"/>
          <w:sz w:val="22"/>
          <w:szCs w:val="22"/>
          <w:rPrChange w:id="1286" w:author="Auditor Interno" w:date="2019-10-10T16:21:00Z">
            <w:rPr>
              <w:rFonts w:ascii="Tahoma" w:hAnsi="Tahoma" w:cs="Tahoma"/>
              <w:color w:val="000000"/>
            </w:rPr>
          </w:rPrChange>
        </w:rPr>
        <w:t>.</w:t>
      </w:r>
    </w:p>
    <w:p w14:paraId="3A7243B3" w14:textId="77777777" w:rsidR="001B04D7" w:rsidRPr="006203B0" w:rsidRDefault="00EE454C" w:rsidP="000A6C1E">
      <w:pPr>
        <w:numPr>
          <w:ilvl w:val="0"/>
          <w:numId w:val="6"/>
        </w:numPr>
        <w:tabs>
          <w:tab w:val="clear" w:pos="360"/>
          <w:tab w:val="num" w:pos="993"/>
        </w:tabs>
        <w:autoSpaceDE w:val="0"/>
        <w:autoSpaceDN w:val="0"/>
        <w:adjustRightInd w:val="0"/>
        <w:spacing w:before="60" w:after="60"/>
        <w:ind w:left="851" w:firstLine="66"/>
        <w:jc w:val="both"/>
        <w:rPr>
          <w:rFonts w:ascii="Arial" w:hAnsi="Arial" w:cs="Arial"/>
          <w:color w:val="000000"/>
          <w:sz w:val="22"/>
          <w:szCs w:val="22"/>
          <w:rPrChange w:id="1287" w:author="Auditor Interno" w:date="2019-10-10T16:21:00Z">
            <w:rPr>
              <w:rFonts w:ascii="Tahoma" w:hAnsi="Tahoma" w:cs="Tahoma"/>
              <w:color w:val="000000"/>
            </w:rPr>
          </w:rPrChange>
        </w:rPr>
      </w:pPr>
      <w:r w:rsidRPr="006203B0">
        <w:rPr>
          <w:rFonts w:ascii="Arial" w:hAnsi="Arial" w:cs="Arial"/>
          <w:color w:val="000000"/>
          <w:sz w:val="22"/>
          <w:szCs w:val="22"/>
          <w:rPrChange w:id="1288" w:author="Auditor Interno" w:date="2019-10-10T16:21:00Z">
            <w:rPr>
              <w:rFonts w:ascii="Tahoma" w:hAnsi="Tahoma" w:cs="Tahoma"/>
              <w:color w:val="000000"/>
            </w:rPr>
          </w:rPrChange>
        </w:rPr>
        <w:t>Anticipos por</w:t>
      </w:r>
      <w:r w:rsidR="001B04D7" w:rsidRPr="006203B0">
        <w:rPr>
          <w:rFonts w:ascii="Arial" w:hAnsi="Arial" w:cs="Arial"/>
          <w:color w:val="000000"/>
          <w:sz w:val="22"/>
          <w:szCs w:val="22"/>
          <w:rPrChange w:id="1289" w:author="Auditor Interno" w:date="2019-10-10T16:21:00Z">
            <w:rPr>
              <w:rFonts w:ascii="Tahoma" w:hAnsi="Tahoma" w:cs="Tahoma"/>
              <w:color w:val="000000"/>
            </w:rPr>
          </w:rPrChange>
        </w:rPr>
        <w:t xml:space="preserve"> servicios de hospedaje y alimentación</w:t>
      </w:r>
      <w:r w:rsidR="00487DBF" w:rsidRPr="006203B0">
        <w:rPr>
          <w:rFonts w:ascii="Arial" w:hAnsi="Arial" w:cs="Arial"/>
          <w:color w:val="000000"/>
          <w:sz w:val="22"/>
          <w:szCs w:val="22"/>
          <w:rPrChange w:id="1290" w:author="Auditor Interno" w:date="2019-10-10T16:21:00Z">
            <w:rPr>
              <w:rFonts w:ascii="Tahoma" w:hAnsi="Tahoma" w:cs="Tahoma"/>
              <w:color w:val="000000"/>
            </w:rPr>
          </w:rPrChange>
        </w:rPr>
        <w:t>.</w:t>
      </w:r>
    </w:p>
    <w:p w14:paraId="4C9BFB79" w14:textId="5914EA99" w:rsidR="001B04D7" w:rsidRPr="006203B0" w:rsidRDefault="001B04D7" w:rsidP="000A6C1E">
      <w:pPr>
        <w:numPr>
          <w:ilvl w:val="0"/>
          <w:numId w:val="6"/>
        </w:numPr>
        <w:tabs>
          <w:tab w:val="clear" w:pos="360"/>
          <w:tab w:val="num" w:pos="993"/>
        </w:tabs>
        <w:autoSpaceDE w:val="0"/>
        <w:autoSpaceDN w:val="0"/>
        <w:adjustRightInd w:val="0"/>
        <w:spacing w:before="60" w:after="60"/>
        <w:ind w:left="851" w:firstLine="66"/>
        <w:jc w:val="both"/>
        <w:rPr>
          <w:rFonts w:ascii="Arial" w:hAnsi="Arial" w:cs="Arial"/>
          <w:color w:val="000000"/>
          <w:sz w:val="22"/>
          <w:szCs w:val="22"/>
          <w:rPrChange w:id="1291" w:author="Auditor Interno" w:date="2019-10-10T16:21:00Z">
            <w:rPr>
              <w:rFonts w:ascii="Tahoma" w:hAnsi="Tahoma" w:cs="Tahoma"/>
              <w:color w:val="000000"/>
            </w:rPr>
          </w:rPrChange>
        </w:rPr>
      </w:pPr>
      <w:r w:rsidRPr="006203B0">
        <w:rPr>
          <w:rFonts w:ascii="Arial" w:hAnsi="Arial" w:cs="Arial"/>
          <w:color w:val="000000"/>
          <w:sz w:val="22"/>
          <w:szCs w:val="22"/>
          <w:rPrChange w:id="1292" w:author="Auditor Interno" w:date="2019-10-10T16:21:00Z">
            <w:rPr>
              <w:rFonts w:ascii="Tahoma" w:hAnsi="Tahoma" w:cs="Tahoma"/>
              <w:color w:val="000000"/>
            </w:rPr>
          </w:rPrChange>
        </w:rPr>
        <w:t>Pago de honorarios a notarias y otros organismos</w:t>
      </w:r>
      <w:ins w:id="1293" w:author="Auditor Interno" w:date="2019-01-02T14:06:00Z">
        <w:r w:rsidR="008C40EB" w:rsidRPr="006203B0">
          <w:rPr>
            <w:rFonts w:ascii="Arial" w:hAnsi="Arial" w:cs="Arial"/>
            <w:color w:val="000000"/>
            <w:sz w:val="22"/>
            <w:szCs w:val="22"/>
            <w:rPrChange w:id="1294" w:author="Auditor Interno" w:date="2019-10-10T16:21:00Z">
              <w:rPr>
                <w:rFonts w:ascii="Tahoma" w:hAnsi="Tahoma" w:cs="Tahoma"/>
                <w:color w:val="000000"/>
              </w:rPr>
            </w:rPrChange>
          </w:rPr>
          <w:t>.</w:t>
        </w:r>
      </w:ins>
      <w:del w:id="1295" w:author="Auditor Interno" w:date="2019-01-02T14:06:00Z">
        <w:r w:rsidR="00487DBF" w:rsidRPr="006203B0" w:rsidDel="008C40EB">
          <w:rPr>
            <w:rFonts w:ascii="Arial" w:hAnsi="Arial" w:cs="Arial"/>
            <w:color w:val="000000"/>
            <w:sz w:val="22"/>
            <w:szCs w:val="22"/>
            <w:rPrChange w:id="1296" w:author="Auditor Interno" w:date="2019-10-10T16:21:00Z">
              <w:rPr>
                <w:rFonts w:ascii="Tahoma" w:hAnsi="Tahoma" w:cs="Tahoma"/>
                <w:color w:val="000000"/>
              </w:rPr>
            </w:rPrChange>
          </w:rPr>
          <w:delText>,</w:delText>
        </w:r>
      </w:del>
    </w:p>
    <w:p w14:paraId="170B3BCF" w14:textId="1278DA35" w:rsidR="001B04D7" w:rsidRPr="006E23C2" w:rsidRDefault="001B04D7" w:rsidP="000A6C1E">
      <w:pPr>
        <w:numPr>
          <w:ilvl w:val="0"/>
          <w:numId w:val="6"/>
        </w:numPr>
        <w:tabs>
          <w:tab w:val="clear" w:pos="360"/>
          <w:tab w:val="num" w:pos="993"/>
        </w:tabs>
        <w:autoSpaceDE w:val="0"/>
        <w:autoSpaceDN w:val="0"/>
        <w:adjustRightInd w:val="0"/>
        <w:spacing w:before="60" w:after="60"/>
        <w:ind w:left="851" w:firstLine="66"/>
        <w:jc w:val="both"/>
        <w:rPr>
          <w:rFonts w:ascii="Arial" w:hAnsi="Arial" w:cs="Arial"/>
          <w:sz w:val="22"/>
          <w:szCs w:val="22"/>
          <w:rPrChange w:id="1297" w:author="Yadi M." w:date="2023-01-18T16:32:00Z">
            <w:rPr>
              <w:rFonts w:ascii="Tahoma" w:hAnsi="Tahoma" w:cs="Tahoma"/>
            </w:rPr>
          </w:rPrChange>
        </w:rPr>
      </w:pPr>
      <w:r w:rsidRPr="006E23C2">
        <w:rPr>
          <w:rFonts w:ascii="Arial" w:hAnsi="Arial" w:cs="Arial"/>
          <w:sz w:val="22"/>
          <w:szCs w:val="22"/>
          <w:rPrChange w:id="1298" w:author="Yadi M." w:date="2023-01-18T16:32:00Z">
            <w:rPr>
              <w:rFonts w:ascii="Tahoma" w:hAnsi="Tahoma" w:cs="Tahoma"/>
            </w:rPr>
          </w:rPrChange>
        </w:rPr>
        <w:t>Pago de s</w:t>
      </w:r>
      <w:r w:rsidR="00487DBF" w:rsidRPr="006E23C2">
        <w:rPr>
          <w:rFonts w:ascii="Arial" w:hAnsi="Arial" w:cs="Arial"/>
          <w:sz w:val="22"/>
          <w:szCs w:val="22"/>
          <w:rPrChange w:id="1299" w:author="Yadi M." w:date="2023-01-18T16:32:00Z">
            <w:rPr>
              <w:rFonts w:ascii="Tahoma" w:hAnsi="Tahoma" w:cs="Tahoma"/>
            </w:rPr>
          </w:rPrChange>
        </w:rPr>
        <w:t>ervicio telefónico, agua o luz</w:t>
      </w:r>
      <w:ins w:id="1300" w:author="Auditor Interno" w:date="2019-01-02T14:06:00Z">
        <w:r w:rsidR="008C40EB" w:rsidRPr="006E23C2">
          <w:rPr>
            <w:rFonts w:ascii="Arial" w:hAnsi="Arial" w:cs="Arial"/>
            <w:sz w:val="22"/>
            <w:szCs w:val="22"/>
            <w:rPrChange w:id="1301" w:author="Yadi M." w:date="2023-01-18T16:32:00Z">
              <w:rPr>
                <w:rFonts w:ascii="Tahoma" w:hAnsi="Tahoma" w:cs="Tahoma"/>
              </w:rPr>
            </w:rPrChange>
          </w:rPr>
          <w:t>.</w:t>
        </w:r>
      </w:ins>
      <w:del w:id="1302" w:author="Auditor Interno" w:date="2019-01-02T14:06:00Z">
        <w:r w:rsidR="00487DBF" w:rsidRPr="006E23C2" w:rsidDel="008C40EB">
          <w:rPr>
            <w:rFonts w:ascii="Arial" w:hAnsi="Arial" w:cs="Arial"/>
            <w:sz w:val="22"/>
            <w:szCs w:val="22"/>
            <w:rPrChange w:id="1303" w:author="Yadi M." w:date="2023-01-18T16:32:00Z">
              <w:rPr>
                <w:rFonts w:ascii="Tahoma" w:hAnsi="Tahoma" w:cs="Tahoma"/>
              </w:rPr>
            </w:rPrChange>
          </w:rPr>
          <w:delText>,</w:delText>
        </w:r>
      </w:del>
    </w:p>
    <w:p w14:paraId="2502286D" w14:textId="4157E8F0" w:rsidR="001B04D7" w:rsidRPr="006E23C2" w:rsidRDefault="00487DBF" w:rsidP="000A6C1E">
      <w:pPr>
        <w:numPr>
          <w:ilvl w:val="0"/>
          <w:numId w:val="6"/>
        </w:numPr>
        <w:tabs>
          <w:tab w:val="clear" w:pos="360"/>
          <w:tab w:val="num" w:pos="993"/>
        </w:tabs>
        <w:autoSpaceDE w:val="0"/>
        <w:autoSpaceDN w:val="0"/>
        <w:adjustRightInd w:val="0"/>
        <w:spacing w:before="60" w:after="60"/>
        <w:ind w:left="851" w:firstLine="66"/>
        <w:jc w:val="both"/>
        <w:rPr>
          <w:rFonts w:ascii="Arial" w:hAnsi="Arial" w:cs="Arial"/>
          <w:sz w:val="22"/>
          <w:szCs w:val="22"/>
          <w:rPrChange w:id="1304" w:author="Yadi M." w:date="2023-01-18T16:32:00Z">
            <w:rPr>
              <w:rFonts w:ascii="Tahoma" w:hAnsi="Tahoma" w:cs="Tahoma"/>
            </w:rPr>
          </w:rPrChange>
        </w:rPr>
      </w:pPr>
      <w:r w:rsidRPr="006E23C2">
        <w:rPr>
          <w:rFonts w:ascii="Arial" w:hAnsi="Arial" w:cs="Arial"/>
          <w:sz w:val="22"/>
          <w:szCs w:val="22"/>
          <w:rPrChange w:id="1305" w:author="Yadi M." w:date="2023-01-18T16:32:00Z">
            <w:rPr>
              <w:rFonts w:ascii="Tahoma" w:hAnsi="Tahoma" w:cs="Tahoma"/>
            </w:rPr>
          </w:rPrChange>
        </w:rPr>
        <w:t>Compra de productos de limpieza</w:t>
      </w:r>
      <w:ins w:id="1306" w:author="Auditor Interno" w:date="2019-01-02T14:07:00Z">
        <w:r w:rsidR="008C40EB" w:rsidRPr="006E23C2">
          <w:rPr>
            <w:rFonts w:ascii="Arial" w:hAnsi="Arial" w:cs="Arial"/>
            <w:sz w:val="22"/>
            <w:szCs w:val="22"/>
            <w:rPrChange w:id="1307" w:author="Yadi M." w:date="2023-01-18T16:32:00Z">
              <w:rPr>
                <w:rFonts w:ascii="Tahoma" w:hAnsi="Tahoma" w:cs="Tahoma"/>
              </w:rPr>
            </w:rPrChange>
          </w:rPr>
          <w:t>.</w:t>
        </w:r>
      </w:ins>
      <w:del w:id="1308" w:author="Auditor Interno" w:date="2019-01-02T14:07:00Z">
        <w:r w:rsidRPr="006E23C2" w:rsidDel="008C40EB">
          <w:rPr>
            <w:rFonts w:ascii="Arial" w:hAnsi="Arial" w:cs="Arial"/>
            <w:sz w:val="22"/>
            <w:szCs w:val="22"/>
            <w:rPrChange w:id="1309" w:author="Yadi M." w:date="2023-01-18T16:32:00Z">
              <w:rPr>
                <w:rFonts w:ascii="Tahoma" w:hAnsi="Tahoma" w:cs="Tahoma"/>
              </w:rPr>
            </w:rPrChange>
          </w:rPr>
          <w:delText>,</w:delText>
        </w:r>
      </w:del>
    </w:p>
    <w:p w14:paraId="5ED5A83A" w14:textId="60B63DE2" w:rsidR="001B04D7" w:rsidRPr="006E23C2" w:rsidRDefault="001B04D7" w:rsidP="000A6C1E">
      <w:pPr>
        <w:numPr>
          <w:ilvl w:val="0"/>
          <w:numId w:val="6"/>
        </w:numPr>
        <w:tabs>
          <w:tab w:val="clear" w:pos="360"/>
          <w:tab w:val="num" w:pos="993"/>
        </w:tabs>
        <w:autoSpaceDE w:val="0"/>
        <w:autoSpaceDN w:val="0"/>
        <w:adjustRightInd w:val="0"/>
        <w:spacing w:before="60" w:after="60"/>
        <w:ind w:left="851" w:firstLine="66"/>
        <w:jc w:val="both"/>
        <w:rPr>
          <w:rFonts w:ascii="Arial" w:hAnsi="Arial" w:cs="Arial"/>
          <w:sz w:val="22"/>
          <w:szCs w:val="22"/>
          <w:rPrChange w:id="1310" w:author="Yadi M." w:date="2023-01-18T16:32:00Z">
            <w:rPr>
              <w:rFonts w:ascii="Tahoma" w:hAnsi="Tahoma" w:cs="Tahoma"/>
            </w:rPr>
          </w:rPrChange>
        </w:rPr>
      </w:pPr>
      <w:r w:rsidRPr="006E23C2">
        <w:rPr>
          <w:rFonts w:ascii="Arial" w:hAnsi="Arial" w:cs="Arial"/>
          <w:sz w:val="22"/>
          <w:szCs w:val="22"/>
          <w:rPrChange w:id="1311" w:author="Yadi M." w:date="2023-01-18T16:32:00Z">
            <w:rPr>
              <w:rFonts w:ascii="Tahoma" w:hAnsi="Tahoma" w:cs="Tahoma"/>
            </w:rPr>
          </w:rPrChange>
        </w:rPr>
        <w:t>C</w:t>
      </w:r>
      <w:r w:rsidR="00487DBF" w:rsidRPr="006E23C2">
        <w:rPr>
          <w:rFonts w:ascii="Arial" w:hAnsi="Arial" w:cs="Arial"/>
          <w:sz w:val="22"/>
          <w:szCs w:val="22"/>
          <w:rPrChange w:id="1312" w:author="Yadi M." w:date="2023-01-18T16:32:00Z">
            <w:rPr>
              <w:rFonts w:ascii="Tahoma" w:hAnsi="Tahoma" w:cs="Tahoma"/>
            </w:rPr>
          </w:rPrChange>
        </w:rPr>
        <w:t>ompra de abarrotes</w:t>
      </w:r>
      <w:ins w:id="1313" w:author="Auditor Interno" w:date="2019-01-02T14:07:00Z">
        <w:r w:rsidR="008C40EB" w:rsidRPr="006E23C2">
          <w:rPr>
            <w:rFonts w:ascii="Arial" w:hAnsi="Arial" w:cs="Arial"/>
            <w:sz w:val="22"/>
            <w:szCs w:val="22"/>
            <w:rPrChange w:id="1314" w:author="Yadi M." w:date="2023-01-18T16:32:00Z">
              <w:rPr>
                <w:rFonts w:ascii="Tahoma" w:hAnsi="Tahoma" w:cs="Tahoma"/>
              </w:rPr>
            </w:rPrChange>
          </w:rPr>
          <w:t>.</w:t>
        </w:r>
      </w:ins>
      <w:ins w:id="1315" w:author="Gerencia" w:date="2022-12-27T10:12:00Z">
        <w:r w:rsidR="00902C31" w:rsidRPr="006E23C2">
          <w:rPr>
            <w:rFonts w:ascii="Arial" w:hAnsi="Arial" w:cs="Arial"/>
            <w:sz w:val="22"/>
            <w:szCs w:val="22"/>
          </w:rPr>
          <w:t xml:space="preserve"> (café, azúcar, agua</w:t>
        </w:r>
      </w:ins>
      <w:ins w:id="1316" w:author="Gerencia" w:date="2022-12-27T10:13:00Z">
        <w:r w:rsidR="00902C31" w:rsidRPr="006E23C2">
          <w:rPr>
            <w:rFonts w:ascii="Arial" w:hAnsi="Arial" w:cs="Arial"/>
            <w:sz w:val="22"/>
            <w:szCs w:val="22"/>
          </w:rPr>
          <w:t xml:space="preserve"> embotellada</w:t>
        </w:r>
      </w:ins>
      <w:ins w:id="1317" w:author="Gerencia" w:date="2022-12-27T10:12:00Z">
        <w:r w:rsidR="00902C31" w:rsidRPr="006E23C2">
          <w:rPr>
            <w:rFonts w:ascii="Arial" w:hAnsi="Arial" w:cs="Arial"/>
            <w:sz w:val="22"/>
            <w:szCs w:val="22"/>
          </w:rPr>
          <w:t>, jabón para mano</w:t>
        </w:r>
      </w:ins>
      <w:ins w:id="1318" w:author="Gerencia" w:date="2022-12-27T10:13:00Z">
        <w:r w:rsidR="00902C31" w:rsidRPr="006E23C2">
          <w:rPr>
            <w:rFonts w:ascii="Arial" w:hAnsi="Arial" w:cs="Arial"/>
            <w:sz w:val="22"/>
            <w:szCs w:val="22"/>
          </w:rPr>
          <w:t>s)</w:t>
        </w:r>
      </w:ins>
      <w:del w:id="1319" w:author="Auditor Interno" w:date="2019-01-02T14:07:00Z">
        <w:r w:rsidR="00487DBF" w:rsidRPr="006E23C2" w:rsidDel="008C40EB">
          <w:rPr>
            <w:rFonts w:ascii="Arial" w:hAnsi="Arial" w:cs="Arial"/>
            <w:sz w:val="22"/>
            <w:szCs w:val="22"/>
            <w:rPrChange w:id="1320" w:author="Yadi M." w:date="2023-01-18T16:32:00Z">
              <w:rPr>
                <w:rFonts w:ascii="Tahoma" w:hAnsi="Tahoma" w:cs="Tahoma"/>
              </w:rPr>
            </w:rPrChange>
          </w:rPr>
          <w:delText>,</w:delText>
        </w:r>
      </w:del>
    </w:p>
    <w:p w14:paraId="45A38F9D" w14:textId="06AFB822" w:rsidR="001B04D7" w:rsidRPr="006E23C2" w:rsidRDefault="001B04D7" w:rsidP="000A6C1E">
      <w:pPr>
        <w:numPr>
          <w:ilvl w:val="0"/>
          <w:numId w:val="6"/>
        </w:numPr>
        <w:tabs>
          <w:tab w:val="clear" w:pos="360"/>
          <w:tab w:val="num" w:pos="993"/>
        </w:tabs>
        <w:autoSpaceDE w:val="0"/>
        <w:autoSpaceDN w:val="0"/>
        <w:adjustRightInd w:val="0"/>
        <w:spacing w:before="60" w:after="60"/>
        <w:ind w:left="851" w:firstLine="66"/>
        <w:jc w:val="both"/>
        <w:rPr>
          <w:rFonts w:ascii="Arial" w:hAnsi="Arial" w:cs="Arial"/>
          <w:sz w:val="22"/>
          <w:szCs w:val="22"/>
          <w:rPrChange w:id="1321" w:author="Yadi M." w:date="2023-01-18T16:32:00Z">
            <w:rPr>
              <w:rFonts w:ascii="Tahoma" w:hAnsi="Tahoma" w:cs="Tahoma"/>
            </w:rPr>
          </w:rPrChange>
        </w:rPr>
      </w:pPr>
      <w:r w:rsidRPr="006E23C2">
        <w:rPr>
          <w:rFonts w:ascii="Arial" w:hAnsi="Arial" w:cs="Arial"/>
          <w:sz w:val="22"/>
          <w:szCs w:val="22"/>
          <w:rPrChange w:id="1322" w:author="Yadi M." w:date="2023-01-18T16:32:00Z">
            <w:rPr>
              <w:rFonts w:ascii="Tahoma" w:hAnsi="Tahoma" w:cs="Tahoma"/>
            </w:rPr>
          </w:rPrChange>
        </w:rPr>
        <w:t>Compra de papelería</w:t>
      </w:r>
      <w:ins w:id="1323" w:author="Auditor Interno" w:date="2019-01-02T14:07:00Z">
        <w:r w:rsidR="008C40EB" w:rsidRPr="006E23C2">
          <w:rPr>
            <w:rFonts w:ascii="Arial" w:hAnsi="Arial" w:cs="Arial"/>
            <w:sz w:val="22"/>
            <w:szCs w:val="22"/>
            <w:rPrChange w:id="1324" w:author="Yadi M." w:date="2023-01-18T16:32:00Z">
              <w:rPr>
                <w:rFonts w:ascii="Tahoma" w:hAnsi="Tahoma" w:cs="Tahoma"/>
              </w:rPr>
            </w:rPrChange>
          </w:rPr>
          <w:t>.</w:t>
        </w:r>
      </w:ins>
      <w:del w:id="1325" w:author="Auditor Interno" w:date="2019-01-02T14:07:00Z">
        <w:r w:rsidR="00487DBF" w:rsidRPr="006E23C2" w:rsidDel="008C40EB">
          <w:rPr>
            <w:rFonts w:ascii="Arial" w:hAnsi="Arial" w:cs="Arial"/>
            <w:sz w:val="22"/>
            <w:szCs w:val="22"/>
            <w:rPrChange w:id="1326" w:author="Yadi M." w:date="2023-01-18T16:32:00Z">
              <w:rPr>
                <w:rFonts w:ascii="Tahoma" w:hAnsi="Tahoma" w:cs="Tahoma"/>
              </w:rPr>
            </w:rPrChange>
          </w:rPr>
          <w:delText>,</w:delText>
        </w:r>
      </w:del>
    </w:p>
    <w:p w14:paraId="2EC94C02" w14:textId="1E37A687" w:rsidR="001B04D7" w:rsidRPr="006E23C2" w:rsidRDefault="001B04D7" w:rsidP="000A6C1E">
      <w:pPr>
        <w:numPr>
          <w:ilvl w:val="0"/>
          <w:numId w:val="6"/>
        </w:numPr>
        <w:tabs>
          <w:tab w:val="clear" w:pos="360"/>
          <w:tab w:val="num" w:pos="993"/>
        </w:tabs>
        <w:autoSpaceDE w:val="0"/>
        <w:autoSpaceDN w:val="0"/>
        <w:adjustRightInd w:val="0"/>
        <w:spacing w:before="60" w:after="60"/>
        <w:ind w:left="851" w:firstLine="66"/>
        <w:jc w:val="both"/>
        <w:rPr>
          <w:rFonts w:ascii="Arial" w:hAnsi="Arial" w:cs="Arial"/>
          <w:sz w:val="22"/>
          <w:szCs w:val="22"/>
          <w:rPrChange w:id="1327" w:author="Yadi M." w:date="2023-01-18T16:32:00Z">
            <w:rPr>
              <w:rFonts w:ascii="Tahoma" w:hAnsi="Tahoma" w:cs="Tahoma"/>
            </w:rPr>
          </w:rPrChange>
        </w:rPr>
      </w:pPr>
      <w:r w:rsidRPr="006E23C2">
        <w:rPr>
          <w:rFonts w:ascii="Arial" w:hAnsi="Arial" w:cs="Arial"/>
          <w:color w:val="000000"/>
          <w:sz w:val="22"/>
          <w:szCs w:val="22"/>
          <w:rPrChange w:id="1328" w:author="Yadi M." w:date="2023-01-18T16:32:00Z">
            <w:rPr>
              <w:rFonts w:ascii="Tahoma" w:hAnsi="Tahoma" w:cs="Tahoma"/>
              <w:color w:val="000000"/>
            </w:rPr>
          </w:rPrChange>
        </w:rPr>
        <w:t>Pago a proveedores de servicios mecánicos</w:t>
      </w:r>
      <w:ins w:id="1329" w:author="Auditor Interno" w:date="2019-01-02T14:07:00Z">
        <w:r w:rsidR="008C40EB" w:rsidRPr="006E23C2">
          <w:rPr>
            <w:rFonts w:ascii="Arial" w:hAnsi="Arial" w:cs="Arial"/>
            <w:color w:val="000000"/>
            <w:sz w:val="22"/>
            <w:szCs w:val="22"/>
            <w:rPrChange w:id="1330" w:author="Yadi M." w:date="2023-01-18T16:32:00Z">
              <w:rPr>
                <w:rFonts w:ascii="Tahoma" w:hAnsi="Tahoma" w:cs="Tahoma"/>
                <w:color w:val="000000"/>
              </w:rPr>
            </w:rPrChange>
          </w:rPr>
          <w:t>.</w:t>
        </w:r>
      </w:ins>
      <w:del w:id="1331" w:author="Auditor Interno" w:date="2019-01-02T14:07:00Z">
        <w:r w:rsidR="00487DBF" w:rsidRPr="006E23C2" w:rsidDel="008C40EB">
          <w:rPr>
            <w:rFonts w:ascii="Arial" w:hAnsi="Arial" w:cs="Arial"/>
            <w:color w:val="000000"/>
            <w:sz w:val="22"/>
            <w:szCs w:val="22"/>
            <w:rPrChange w:id="1332" w:author="Yadi M." w:date="2023-01-18T16:32:00Z">
              <w:rPr>
                <w:rFonts w:ascii="Tahoma" w:hAnsi="Tahoma" w:cs="Tahoma"/>
                <w:color w:val="000000"/>
              </w:rPr>
            </w:rPrChange>
          </w:rPr>
          <w:delText>,</w:delText>
        </w:r>
      </w:del>
    </w:p>
    <w:p w14:paraId="7B75B79F" w14:textId="57FC4908" w:rsidR="00487DBF" w:rsidRPr="006E23C2" w:rsidRDefault="00487DBF" w:rsidP="000A6C1E">
      <w:pPr>
        <w:numPr>
          <w:ilvl w:val="0"/>
          <w:numId w:val="6"/>
        </w:numPr>
        <w:tabs>
          <w:tab w:val="clear" w:pos="360"/>
          <w:tab w:val="num" w:pos="993"/>
        </w:tabs>
        <w:autoSpaceDE w:val="0"/>
        <w:autoSpaceDN w:val="0"/>
        <w:adjustRightInd w:val="0"/>
        <w:spacing w:before="60" w:after="60"/>
        <w:ind w:left="851" w:firstLine="66"/>
        <w:jc w:val="both"/>
        <w:rPr>
          <w:rFonts w:ascii="Arial" w:hAnsi="Arial" w:cs="Arial"/>
          <w:sz w:val="22"/>
          <w:szCs w:val="22"/>
          <w:rPrChange w:id="1333" w:author="Yadi M." w:date="2023-01-18T16:32:00Z">
            <w:rPr>
              <w:rFonts w:ascii="Tahoma" w:hAnsi="Tahoma" w:cs="Tahoma"/>
            </w:rPr>
          </w:rPrChange>
        </w:rPr>
      </w:pPr>
      <w:r w:rsidRPr="006E23C2">
        <w:rPr>
          <w:rFonts w:ascii="Arial" w:hAnsi="Arial" w:cs="Arial"/>
          <w:color w:val="000000"/>
          <w:sz w:val="22"/>
          <w:szCs w:val="22"/>
          <w:rPrChange w:id="1334" w:author="Yadi M." w:date="2023-01-18T16:32:00Z">
            <w:rPr>
              <w:rFonts w:ascii="Tahoma" w:hAnsi="Tahoma" w:cs="Tahoma"/>
              <w:color w:val="000000"/>
            </w:rPr>
          </w:rPrChange>
        </w:rPr>
        <w:t>Gastos por asambleas</w:t>
      </w:r>
      <w:ins w:id="1335" w:author="Auditor Interno" w:date="2019-01-02T14:07:00Z">
        <w:r w:rsidR="008C40EB" w:rsidRPr="006E23C2">
          <w:rPr>
            <w:rFonts w:ascii="Arial" w:hAnsi="Arial" w:cs="Arial"/>
            <w:color w:val="000000"/>
            <w:sz w:val="22"/>
            <w:szCs w:val="22"/>
            <w:rPrChange w:id="1336" w:author="Yadi M." w:date="2023-01-18T16:32:00Z">
              <w:rPr>
                <w:rFonts w:ascii="Tahoma" w:hAnsi="Tahoma" w:cs="Tahoma"/>
                <w:color w:val="000000"/>
              </w:rPr>
            </w:rPrChange>
          </w:rPr>
          <w:t>.</w:t>
        </w:r>
      </w:ins>
      <w:del w:id="1337" w:author="Auditor Interno" w:date="2019-01-02T14:07:00Z">
        <w:r w:rsidRPr="006E23C2" w:rsidDel="008C40EB">
          <w:rPr>
            <w:rFonts w:ascii="Arial" w:hAnsi="Arial" w:cs="Arial"/>
            <w:color w:val="000000"/>
            <w:sz w:val="22"/>
            <w:szCs w:val="22"/>
            <w:rPrChange w:id="1338" w:author="Yadi M." w:date="2023-01-18T16:32:00Z">
              <w:rPr>
                <w:rFonts w:ascii="Tahoma" w:hAnsi="Tahoma" w:cs="Tahoma"/>
                <w:color w:val="000000"/>
              </w:rPr>
            </w:rPrChange>
          </w:rPr>
          <w:delText>,</w:delText>
        </w:r>
      </w:del>
    </w:p>
    <w:p w14:paraId="6E12593A" w14:textId="048A9665" w:rsidR="00487DBF" w:rsidRPr="006E23C2" w:rsidRDefault="00487DBF" w:rsidP="000A6C1E">
      <w:pPr>
        <w:numPr>
          <w:ilvl w:val="0"/>
          <w:numId w:val="6"/>
        </w:numPr>
        <w:tabs>
          <w:tab w:val="clear" w:pos="360"/>
          <w:tab w:val="num" w:pos="993"/>
        </w:tabs>
        <w:autoSpaceDE w:val="0"/>
        <w:autoSpaceDN w:val="0"/>
        <w:adjustRightInd w:val="0"/>
        <w:spacing w:before="60" w:after="60"/>
        <w:ind w:left="851" w:firstLine="66"/>
        <w:jc w:val="both"/>
        <w:rPr>
          <w:rFonts w:ascii="Arial" w:hAnsi="Arial" w:cs="Arial"/>
          <w:sz w:val="22"/>
          <w:szCs w:val="22"/>
          <w:rPrChange w:id="1339" w:author="Yadi M." w:date="2023-01-18T16:32:00Z">
            <w:rPr>
              <w:rFonts w:ascii="Tahoma" w:hAnsi="Tahoma" w:cs="Tahoma"/>
            </w:rPr>
          </w:rPrChange>
        </w:rPr>
      </w:pPr>
      <w:r w:rsidRPr="006E23C2">
        <w:rPr>
          <w:rFonts w:ascii="Arial" w:hAnsi="Arial" w:cs="Arial"/>
          <w:color w:val="000000"/>
          <w:sz w:val="22"/>
          <w:szCs w:val="22"/>
          <w:rPrChange w:id="1340" w:author="Yadi M." w:date="2023-01-18T16:32:00Z">
            <w:rPr>
              <w:rFonts w:ascii="Tahoma" w:hAnsi="Tahoma" w:cs="Tahoma"/>
              <w:color w:val="000000"/>
            </w:rPr>
          </w:rPrChange>
        </w:rPr>
        <w:t>Gastos de Directivos</w:t>
      </w:r>
      <w:ins w:id="1341" w:author="Auditor Interno" w:date="2019-01-02T14:07:00Z">
        <w:r w:rsidR="008C40EB" w:rsidRPr="006E23C2">
          <w:rPr>
            <w:rFonts w:ascii="Arial" w:hAnsi="Arial" w:cs="Arial"/>
            <w:color w:val="000000"/>
            <w:sz w:val="22"/>
            <w:szCs w:val="22"/>
            <w:rPrChange w:id="1342" w:author="Yadi M." w:date="2023-01-18T16:32:00Z">
              <w:rPr>
                <w:rFonts w:ascii="Tahoma" w:hAnsi="Tahoma" w:cs="Tahoma"/>
                <w:color w:val="000000"/>
              </w:rPr>
            </w:rPrChange>
          </w:rPr>
          <w:t>.</w:t>
        </w:r>
      </w:ins>
      <w:del w:id="1343" w:author="Auditor Interno" w:date="2019-01-02T14:07:00Z">
        <w:r w:rsidRPr="006E23C2" w:rsidDel="008C40EB">
          <w:rPr>
            <w:rFonts w:ascii="Arial" w:hAnsi="Arial" w:cs="Arial"/>
            <w:color w:val="000000"/>
            <w:sz w:val="22"/>
            <w:szCs w:val="22"/>
            <w:rPrChange w:id="1344" w:author="Yadi M." w:date="2023-01-18T16:32:00Z">
              <w:rPr>
                <w:rFonts w:ascii="Tahoma" w:hAnsi="Tahoma" w:cs="Tahoma"/>
                <w:color w:val="000000"/>
              </w:rPr>
            </w:rPrChange>
          </w:rPr>
          <w:delText>,</w:delText>
        </w:r>
      </w:del>
    </w:p>
    <w:p w14:paraId="50F5F9AF" w14:textId="3DEFED72" w:rsidR="001B04D7" w:rsidRPr="006E23C2" w:rsidDel="00902C31" w:rsidRDefault="001B04D7">
      <w:pPr>
        <w:numPr>
          <w:ilvl w:val="0"/>
          <w:numId w:val="6"/>
        </w:numPr>
        <w:tabs>
          <w:tab w:val="clear" w:pos="360"/>
          <w:tab w:val="num" w:pos="993"/>
        </w:tabs>
        <w:autoSpaceDE w:val="0"/>
        <w:autoSpaceDN w:val="0"/>
        <w:adjustRightInd w:val="0"/>
        <w:spacing w:before="60" w:after="60"/>
        <w:ind w:left="851" w:firstLine="66"/>
        <w:jc w:val="both"/>
        <w:rPr>
          <w:del w:id="1345" w:author="Asus_Generico" w:date="2022-04-13T08:37:00Z"/>
          <w:rFonts w:ascii="Arial" w:hAnsi="Arial" w:cs="Arial"/>
          <w:sz w:val="22"/>
          <w:szCs w:val="22"/>
        </w:rPr>
      </w:pPr>
      <w:r w:rsidRPr="006E23C2">
        <w:rPr>
          <w:rFonts w:ascii="Arial" w:hAnsi="Arial" w:cs="Arial"/>
          <w:sz w:val="22"/>
          <w:szCs w:val="22"/>
          <w:rPrChange w:id="1346" w:author="Yadi M." w:date="2023-01-18T16:32:00Z">
            <w:rPr>
              <w:rFonts w:ascii="Tahoma" w:hAnsi="Tahoma" w:cs="Tahoma"/>
            </w:rPr>
          </w:rPrChange>
        </w:rPr>
        <w:t>Otros</w:t>
      </w:r>
      <w:ins w:id="1347" w:author="Guadalupe Arana" w:date="2018-08-14T10:35:00Z">
        <w:r w:rsidR="00C2540C" w:rsidRPr="006E23C2">
          <w:rPr>
            <w:rFonts w:ascii="Arial" w:hAnsi="Arial" w:cs="Arial"/>
            <w:sz w:val="22"/>
            <w:szCs w:val="22"/>
            <w:rPrChange w:id="1348" w:author="Yadi M." w:date="2023-01-18T16:32:00Z">
              <w:rPr>
                <w:rFonts w:ascii="Tahoma" w:hAnsi="Tahoma" w:cs="Tahoma"/>
              </w:rPr>
            </w:rPrChange>
          </w:rPr>
          <w:t xml:space="preserve"> análogos a la operación de la cooperativa</w:t>
        </w:r>
      </w:ins>
      <w:r w:rsidRPr="006E23C2">
        <w:rPr>
          <w:rFonts w:ascii="Arial" w:hAnsi="Arial" w:cs="Arial"/>
          <w:sz w:val="22"/>
          <w:szCs w:val="22"/>
          <w:rPrChange w:id="1349" w:author="Yadi M." w:date="2023-01-18T16:32:00Z">
            <w:rPr>
              <w:rFonts w:ascii="Tahoma" w:hAnsi="Tahoma" w:cs="Tahoma"/>
            </w:rPr>
          </w:rPrChange>
        </w:rPr>
        <w:t>.</w:t>
      </w:r>
    </w:p>
    <w:p w14:paraId="3874F213" w14:textId="0B287870" w:rsidR="00902C31" w:rsidRPr="006E23C2" w:rsidRDefault="00902C31" w:rsidP="000A6C1E">
      <w:pPr>
        <w:numPr>
          <w:ilvl w:val="0"/>
          <w:numId w:val="6"/>
        </w:numPr>
        <w:tabs>
          <w:tab w:val="clear" w:pos="360"/>
          <w:tab w:val="num" w:pos="993"/>
        </w:tabs>
        <w:autoSpaceDE w:val="0"/>
        <w:autoSpaceDN w:val="0"/>
        <w:adjustRightInd w:val="0"/>
        <w:spacing w:before="60" w:after="60"/>
        <w:ind w:left="851" w:firstLine="66"/>
        <w:jc w:val="both"/>
        <w:rPr>
          <w:ins w:id="1350" w:author="Gerencia" w:date="2022-12-27T10:13:00Z"/>
          <w:rFonts w:ascii="Arial" w:hAnsi="Arial" w:cs="Arial"/>
          <w:sz w:val="22"/>
          <w:szCs w:val="22"/>
          <w:rPrChange w:id="1351" w:author="Yadi M." w:date="2023-01-18T16:32:00Z">
            <w:rPr>
              <w:ins w:id="1352" w:author="Gerencia" w:date="2022-12-27T10:13:00Z"/>
              <w:rFonts w:ascii="Tahoma" w:hAnsi="Tahoma" w:cs="Tahoma"/>
            </w:rPr>
          </w:rPrChange>
        </w:rPr>
      </w:pPr>
    </w:p>
    <w:p w14:paraId="077892E8" w14:textId="09A6A689" w:rsidR="001B04D7" w:rsidRPr="006E23C2" w:rsidDel="001A65F3" w:rsidRDefault="00902C31">
      <w:pPr>
        <w:numPr>
          <w:ilvl w:val="0"/>
          <w:numId w:val="6"/>
        </w:numPr>
        <w:tabs>
          <w:tab w:val="clear" w:pos="360"/>
          <w:tab w:val="num" w:pos="993"/>
        </w:tabs>
        <w:autoSpaceDE w:val="0"/>
        <w:autoSpaceDN w:val="0"/>
        <w:adjustRightInd w:val="0"/>
        <w:spacing w:before="60" w:after="60"/>
        <w:ind w:left="851" w:firstLine="66"/>
        <w:jc w:val="both"/>
        <w:rPr>
          <w:del w:id="1353" w:author="Asus_Generico" w:date="2022-04-13T08:42:00Z"/>
          <w:rFonts w:ascii="Arial" w:hAnsi="Arial" w:cs="Arial"/>
          <w:sz w:val="22"/>
          <w:szCs w:val="22"/>
          <w:rPrChange w:id="1354" w:author="Yadi M." w:date="2023-01-18T16:32:00Z">
            <w:rPr>
              <w:del w:id="1355" w:author="Asus_Generico" w:date="2022-04-13T08:42:00Z"/>
              <w:rFonts w:ascii="Tahoma" w:hAnsi="Tahoma" w:cs="Tahoma"/>
            </w:rPr>
          </w:rPrChange>
        </w:rPr>
        <w:pPrChange w:id="1356" w:author="Asus_Generico" w:date="2022-04-13T08:37:00Z">
          <w:pPr>
            <w:autoSpaceDE w:val="0"/>
            <w:autoSpaceDN w:val="0"/>
            <w:adjustRightInd w:val="0"/>
            <w:jc w:val="both"/>
          </w:pPr>
        </w:pPrChange>
      </w:pPr>
      <w:ins w:id="1357" w:author="Gerencia" w:date="2022-12-27T10:13:00Z">
        <w:r w:rsidRPr="006E23C2">
          <w:rPr>
            <w:rFonts w:ascii="Arial" w:hAnsi="Arial" w:cs="Arial"/>
            <w:sz w:val="22"/>
            <w:szCs w:val="22"/>
          </w:rPr>
          <w:t>Pago por apo</w:t>
        </w:r>
      </w:ins>
      <w:ins w:id="1358" w:author="Gerencia" w:date="2022-12-27T10:14:00Z">
        <w:r w:rsidRPr="006E23C2">
          <w:rPr>
            <w:rFonts w:ascii="Arial" w:hAnsi="Arial" w:cs="Arial"/>
            <w:sz w:val="22"/>
            <w:szCs w:val="22"/>
          </w:rPr>
          <w:t xml:space="preserve">yo de traslado </w:t>
        </w:r>
      </w:ins>
    </w:p>
    <w:p w14:paraId="29520BE8" w14:textId="0DEEAD98" w:rsidR="007400B8" w:rsidRPr="001A65F3" w:rsidRDefault="007400B8">
      <w:pPr>
        <w:numPr>
          <w:ilvl w:val="0"/>
          <w:numId w:val="6"/>
        </w:numPr>
        <w:tabs>
          <w:tab w:val="clear" w:pos="360"/>
          <w:tab w:val="num" w:pos="993"/>
        </w:tabs>
        <w:autoSpaceDE w:val="0"/>
        <w:autoSpaceDN w:val="0"/>
        <w:adjustRightInd w:val="0"/>
        <w:spacing w:before="60" w:after="60"/>
        <w:ind w:left="851" w:firstLine="66"/>
        <w:jc w:val="both"/>
        <w:rPr>
          <w:ins w:id="1359" w:author="Auditor Interno" w:date="2019-10-10T16:47:00Z"/>
          <w:rFonts w:ascii="Arial" w:hAnsi="Arial" w:cs="Arial"/>
          <w:sz w:val="22"/>
          <w:szCs w:val="22"/>
        </w:rPr>
        <w:pPrChange w:id="1360" w:author="Asus_Generico" w:date="2022-04-13T08:42:00Z">
          <w:pPr>
            <w:autoSpaceDE w:val="0"/>
            <w:autoSpaceDN w:val="0"/>
            <w:adjustRightInd w:val="0"/>
          </w:pPr>
        </w:pPrChange>
      </w:pPr>
    </w:p>
    <w:p w14:paraId="18866754" w14:textId="7892728C" w:rsidR="00ED584A" w:rsidDel="009651C9" w:rsidRDefault="00ED584A" w:rsidP="00F552C6">
      <w:pPr>
        <w:autoSpaceDE w:val="0"/>
        <w:autoSpaceDN w:val="0"/>
        <w:adjustRightInd w:val="0"/>
        <w:rPr>
          <w:del w:id="1361" w:author="Yadi M." w:date="2022-04-11T17:32:00Z"/>
          <w:rFonts w:ascii="Arial" w:hAnsi="Arial" w:cs="Arial"/>
          <w:sz w:val="26"/>
          <w:szCs w:val="26"/>
        </w:rPr>
      </w:pPr>
    </w:p>
    <w:p w14:paraId="2541648A" w14:textId="719226BA" w:rsidR="009651C9" w:rsidRPr="001A65F3" w:rsidDel="002F66C1" w:rsidRDefault="009651C9" w:rsidP="00F552C6">
      <w:pPr>
        <w:autoSpaceDE w:val="0"/>
        <w:autoSpaceDN w:val="0"/>
        <w:adjustRightInd w:val="0"/>
        <w:rPr>
          <w:ins w:id="1362" w:author="Gerencia" w:date="2022-12-27T10:47:00Z"/>
          <w:del w:id="1363" w:author="Yadi M." w:date="2023-01-19T10:35:00Z"/>
          <w:rFonts w:ascii="Arial" w:hAnsi="Arial" w:cs="Arial"/>
          <w:sz w:val="26"/>
          <w:szCs w:val="26"/>
          <w:rPrChange w:id="1364" w:author="Asus_Generico" w:date="2022-04-13T08:42:00Z">
            <w:rPr>
              <w:ins w:id="1365" w:author="Gerencia" w:date="2022-12-27T10:47:00Z"/>
              <w:del w:id="1366" w:author="Yadi M." w:date="2023-01-19T10:35:00Z"/>
              <w:rFonts w:ascii="Arial" w:hAnsi="Arial" w:cs="Arial"/>
              <w:sz w:val="22"/>
              <w:szCs w:val="22"/>
            </w:rPr>
          </w:rPrChange>
        </w:rPr>
      </w:pPr>
      <w:ins w:id="1367" w:author="Gerencia" w:date="2022-12-27T10:47:00Z">
        <w:del w:id="1368" w:author="Yadi M." w:date="2023-01-19T10:35:00Z">
          <w:r w:rsidRPr="009651C9" w:rsidDel="002F66C1">
            <w:rPr>
              <w:rFonts w:ascii="Arial" w:hAnsi="Arial" w:cs="Arial"/>
              <w:sz w:val="26"/>
              <w:szCs w:val="26"/>
              <w:highlight w:val="yellow"/>
              <w:rPrChange w:id="1369" w:author="Gerencia" w:date="2022-12-27T10:47:00Z">
                <w:rPr>
                  <w:rFonts w:ascii="Arial" w:hAnsi="Arial" w:cs="Arial"/>
                  <w:sz w:val="26"/>
                  <w:szCs w:val="26"/>
                </w:rPr>
              </w:rPrChange>
            </w:rPr>
            <w:delText>ANEXAR COMPRA DE EQUIPO</w:delText>
          </w:r>
          <w:r w:rsidDel="002F66C1">
            <w:rPr>
              <w:rFonts w:ascii="Arial" w:hAnsi="Arial" w:cs="Arial"/>
              <w:sz w:val="26"/>
              <w:szCs w:val="26"/>
            </w:rPr>
            <w:delText xml:space="preserve"> OJO</w:delText>
          </w:r>
        </w:del>
      </w:ins>
    </w:p>
    <w:p w14:paraId="798A8B90" w14:textId="77777777" w:rsidR="00ED584A" w:rsidRPr="006203B0" w:rsidRDefault="00ED584A" w:rsidP="00F552C6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rPrChange w:id="1370" w:author="Auditor Interno" w:date="2019-10-10T16:21:00Z">
            <w:rPr>
              <w:rFonts w:ascii="Tahoma" w:hAnsi="Tahoma" w:cs="Tahoma"/>
            </w:rPr>
          </w:rPrChange>
        </w:rPr>
      </w:pPr>
    </w:p>
    <w:p w14:paraId="57C5D2CB" w14:textId="461145F7" w:rsidR="000920BA" w:rsidRPr="00EE2DA6" w:rsidRDefault="000D1276">
      <w:pPr>
        <w:pStyle w:val="Ttulo1"/>
        <w:rPr>
          <w:rFonts w:ascii="Arial" w:hAnsi="Arial" w:cs="Arial"/>
          <w:b/>
          <w:rPrChange w:id="1371" w:author="Auditor Interno" w:date="2019-10-10T16:37:00Z">
            <w:rPr>
              <w:rFonts w:ascii="Tahoma" w:hAnsi="Tahoma" w:cs="Tahoma"/>
              <w:b/>
              <w:bCs/>
              <w:color w:val="000000"/>
            </w:rPr>
          </w:rPrChange>
        </w:rPr>
        <w:pPrChange w:id="1372" w:author="Auditor Interno" w:date="2019-10-10T16:37:00Z">
          <w:pPr>
            <w:pStyle w:val="Textoindependiente"/>
            <w:numPr>
              <w:numId w:val="20"/>
            </w:numPr>
            <w:spacing w:after="0"/>
            <w:ind w:left="720" w:hanging="360"/>
            <w:jc w:val="both"/>
          </w:pPr>
        </w:pPrChange>
      </w:pPr>
      <w:bookmarkStart w:id="1373" w:name="_Toc21692625"/>
      <w:ins w:id="1374" w:author="Auditor Interno" w:date="2019-10-10T16:41:00Z">
        <w:r>
          <w:rPr>
            <w:rFonts w:ascii="Arial" w:hAnsi="Arial" w:cs="Arial"/>
            <w:b/>
            <w:color w:val="auto"/>
            <w:sz w:val="24"/>
          </w:rPr>
          <w:t>7.</w:t>
        </w:r>
      </w:ins>
      <w:ins w:id="1375" w:author="Asus_Generico" w:date="2022-04-13T08:24:00Z">
        <w:r w:rsidR="00916D87">
          <w:rPr>
            <w:rFonts w:ascii="Arial" w:hAnsi="Arial" w:cs="Arial"/>
            <w:b/>
            <w:color w:val="auto"/>
            <w:sz w:val="24"/>
          </w:rPr>
          <w:t xml:space="preserve"> </w:t>
        </w:r>
      </w:ins>
      <w:r w:rsidR="00EE454C" w:rsidRPr="00EE2DA6">
        <w:rPr>
          <w:rFonts w:ascii="Arial" w:hAnsi="Arial" w:cs="Arial"/>
          <w:b/>
          <w:color w:val="auto"/>
          <w:sz w:val="24"/>
          <w:rPrChange w:id="1376" w:author="Auditor Interno" w:date="2019-10-10T16:37:00Z">
            <w:rPr>
              <w:rFonts w:ascii="Tahoma" w:hAnsi="Tahoma" w:cs="Tahoma"/>
              <w:b/>
              <w:bCs/>
              <w:color w:val="000000"/>
            </w:rPr>
          </w:rPrChange>
        </w:rPr>
        <w:t>REQUISITOS PARA</w:t>
      </w:r>
      <w:r w:rsidR="000920BA" w:rsidRPr="00EE2DA6">
        <w:rPr>
          <w:rFonts w:ascii="Arial" w:hAnsi="Arial" w:cs="Arial"/>
          <w:b/>
          <w:color w:val="auto"/>
          <w:sz w:val="24"/>
          <w:rPrChange w:id="1377" w:author="Auditor Interno" w:date="2019-10-10T16:37:00Z">
            <w:rPr>
              <w:rFonts w:ascii="Tahoma" w:hAnsi="Tahoma" w:cs="Tahoma"/>
              <w:b/>
              <w:bCs/>
              <w:color w:val="000000"/>
            </w:rPr>
          </w:rPrChange>
        </w:rPr>
        <w:t xml:space="preserve"> EL </w:t>
      </w:r>
      <w:r w:rsidR="000A6C1E" w:rsidRPr="00EE2DA6">
        <w:rPr>
          <w:rFonts w:ascii="Arial" w:hAnsi="Arial" w:cs="Arial"/>
          <w:b/>
          <w:color w:val="auto"/>
          <w:sz w:val="24"/>
          <w:rPrChange w:id="1378" w:author="Auditor Interno" w:date="2019-10-10T16:37:00Z">
            <w:rPr>
              <w:rFonts w:ascii="Tahoma" w:hAnsi="Tahoma" w:cs="Tahoma"/>
              <w:b/>
              <w:bCs/>
              <w:color w:val="000000"/>
            </w:rPr>
          </w:rPrChange>
        </w:rPr>
        <w:t>EJERCICIO DE GASTOS A COMPROBAR.</w:t>
      </w:r>
      <w:bookmarkEnd w:id="1373"/>
    </w:p>
    <w:p w14:paraId="5B34920E" w14:textId="77777777" w:rsidR="000920BA" w:rsidRPr="006203B0" w:rsidRDefault="000920BA" w:rsidP="002B5DC6">
      <w:pPr>
        <w:pStyle w:val="Textoindependiente"/>
        <w:spacing w:after="0"/>
        <w:jc w:val="both"/>
        <w:rPr>
          <w:rFonts w:ascii="Arial" w:hAnsi="Arial" w:cs="Arial"/>
          <w:color w:val="000000"/>
          <w:sz w:val="22"/>
          <w:szCs w:val="22"/>
          <w:rPrChange w:id="1379" w:author="Auditor Interno" w:date="2019-10-10T16:21:00Z">
            <w:rPr>
              <w:rFonts w:ascii="Tahoma" w:hAnsi="Tahoma" w:cs="Tahoma"/>
              <w:color w:val="000000"/>
            </w:rPr>
          </w:rPrChange>
        </w:rPr>
      </w:pPr>
    </w:p>
    <w:p w14:paraId="0AD41AE6" w14:textId="77777777" w:rsidR="0081268F" w:rsidRPr="006203B0" w:rsidRDefault="0081268F" w:rsidP="000A6C1E">
      <w:pPr>
        <w:numPr>
          <w:ilvl w:val="0"/>
          <w:numId w:val="17"/>
        </w:numPr>
        <w:spacing w:before="60" w:after="60"/>
        <w:ind w:hanging="357"/>
        <w:jc w:val="both"/>
        <w:rPr>
          <w:rFonts w:ascii="Arial" w:hAnsi="Arial" w:cs="Arial"/>
          <w:color w:val="000000"/>
          <w:sz w:val="22"/>
          <w:szCs w:val="22"/>
          <w:rPrChange w:id="1380" w:author="Auditor Interno" w:date="2019-10-10T16:21:00Z">
            <w:rPr>
              <w:rFonts w:ascii="Tahoma" w:hAnsi="Tahoma" w:cs="Tahoma"/>
              <w:color w:val="000000"/>
            </w:rPr>
          </w:rPrChange>
        </w:rPr>
      </w:pPr>
      <w:r w:rsidRPr="006203B0">
        <w:rPr>
          <w:rFonts w:ascii="Arial" w:hAnsi="Arial" w:cs="Arial"/>
          <w:color w:val="000000"/>
          <w:sz w:val="22"/>
          <w:szCs w:val="22"/>
          <w:rPrChange w:id="1381" w:author="Auditor Interno" w:date="2019-10-10T16:21:00Z">
            <w:rPr>
              <w:rFonts w:ascii="Tahoma" w:hAnsi="Tahoma" w:cs="Tahoma"/>
              <w:color w:val="000000"/>
            </w:rPr>
          </w:rPrChange>
        </w:rPr>
        <w:t xml:space="preserve">Los gastos por este concepto deberán ajustarse a los límites señalados en el </w:t>
      </w:r>
      <w:r w:rsidRPr="006203B0">
        <w:rPr>
          <w:rFonts w:ascii="Arial" w:hAnsi="Arial" w:cs="Arial"/>
          <w:b/>
          <w:color w:val="000000"/>
          <w:sz w:val="22"/>
          <w:szCs w:val="22"/>
          <w:rPrChange w:id="1382" w:author="Auditor Interno" w:date="2019-10-10T16:21:00Z">
            <w:rPr>
              <w:rFonts w:ascii="Tahoma" w:hAnsi="Tahoma" w:cs="Tahoma"/>
              <w:b/>
              <w:color w:val="000000"/>
            </w:rPr>
          </w:rPrChange>
        </w:rPr>
        <w:t>Anexo I</w:t>
      </w:r>
      <w:r w:rsidRPr="006203B0">
        <w:rPr>
          <w:rFonts w:ascii="Arial" w:hAnsi="Arial" w:cs="Arial"/>
          <w:color w:val="000000"/>
          <w:sz w:val="22"/>
          <w:szCs w:val="22"/>
          <w:rPrChange w:id="1383" w:author="Auditor Interno" w:date="2019-10-10T16:21:00Z">
            <w:rPr>
              <w:rFonts w:ascii="Tahoma" w:hAnsi="Tahoma" w:cs="Tahoma"/>
              <w:color w:val="000000"/>
            </w:rPr>
          </w:rPrChange>
        </w:rPr>
        <w:t>, que forma parte del presente documento.</w:t>
      </w:r>
    </w:p>
    <w:p w14:paraId="0618AE0B" w14:textId="31AC239F" w:rsidR="000920BA" w:rsidRPr="006203B0" w:rsidRDefault="005C5E90" w:rsidP="000A6C1E">
      <w:pPr>
        <w:numPr>
          <w:ilvl w:val="0"/>
          <w:numId w:val="17"/>
        </w:numPr>
        <w:spacing w:before="60" w:after="60"/>
        <w:ind w:hanging="357"/>
        <w:jc w:val="both"/>
        <w:rPr>
          <w:rFonts w:ascii="Arial" w:hAnsi="Arial" w:cs="Arial"/>
          <w:color w:val="000000"/>
          <w:sz w:val="22"/>
          <w:szCs w:val="22"/>
          <w:rPrChange w:id="1384" w:author="Auditor Interno" w:date="2019-10-10T16:21:00Z">
            <w:rPr>
              <w:rFonts w:ascii="Tahoma" w:hAnsi="Tahoma" w:cs="Tahoma"/>
              <w:color w:val="000000"/>
            </w:rPr>
          </w:rPrChange>
        </w:rPr>
      </w:pPr>
      <w:r w:rsidRPr="006203B0">
        <w:rPr>
          <w:rFonts w:ascii="Arial" w:hAnsi="Arial" w:cs="Arial"/>
          <w:color w:val="000000"/>
          <w:sz w:val="22"/>
          <w:szCs w:val="22"/>
          <w:rPrChange w:id="1385" w:author="Auditor Interno" w:date="2019-10-10T16:21:00Z">
            <w:rPr>
              <w:rFonts w:ascii="Tahoma" w:hAnsi="Tahoma" w:cs="Tahoma"/>
              <w:color w:val="000000"/>
            </w:rPr>
          </w:rPrChange>
        </w:rPr>
        <w:t>E</w:t>
      </w:r>
      <w:r w:rsidR="000920BA" w:rsidRPr="006203B0">
        <w:rPr>
          <w:rFonts w:ascii="Arial" w:hAnsi="Arial" w:cs="Arial"/>
          <w:color w:val="000000"/>
          <w:sz w:val="22"/>
          <w:szCs w:val="22"/>
          <w:rPrChange w:id="1386" w:author="Auditor Interno" w:date="2019-10-10T16:21:00Z">
            <w:rPr>
              <w:rFonts w:ascii="Tahoma" w:hAnsi="Tahoma" w:cs="Tahoma"/>
              <w:color w:val="000000"/>
            </w:rPr>
          </w:rPrChange>
        </w:rPr>
        <w:t>n el caso de solicitar</w:t>
      </w:r>
      <w:r w:rsidR="0081268F" w:rsidRPr="006203B0">
        <w:rPr>
          <w:rFonts w:ascii="Arial" w:hAnsi="Arial" w:cs="Arial"/>
          <w:color w:val="000000"/>
          <w:sz w:val="22"/>
          <w:szCs w:val="22"/>
          <w:rPrChange w:id="1387" w:author="Auditor Interno" w:date="2019-10-10T16:21:00Z">
            <w:rPr>
              <w:rFonts w:ascii="Tahoma" w:hAnsi="Tahoma" w:cs="Tahoma"/>
              <w:color w:val="000000"/>
            </w:rPr>
          </w:rPrChange>
        </w:rPr>
        <w:t xml:space="preserve"> viáticos bajo el concepto de</w:t>
      </w:r>
      <w:r w:rsidR="000920BA" w:rsidRPr="006203B0">
        <w:rPr>
          <w:rFonts w:ascii="Arial" w:hAnsi="Arial" w:cs="Arial"/>
          <w:color w:val="000000"/>
          <w:sz w:val="22"/>
          <w:szCs w:val="22"/>
          <w:rPrChange w:id="1388" w:author="Auditor Interno" w:date="2019-10-10T16:21:00Z">
            <w:rPr>
              <w:rFonts w:ascii="Tahoma" w:hAnsi="Tahoma" w:cs="Tahoma"/>
              <w:color w:val="000000"/>
            </w:rPr>
          </w:rPrChange>
        </w:rPr>
        <w:t xml:space="preserve"> “</w:t>
      </w:r>
      <w:ins w:id="1389" w:author="Guadalupe Arana" w:date="2018-08-14T10:36:00Z">
        <w:r w:rsidR="002636A9" w:rsidRPr="006203B0">
          <w:rPr>
            <w:rFonts w:ascii="Arial" w:hAnsi="Arial" w:cs="Arial"/>
            <w:color w:val="000000"/>
            <w:sz w:val="22"/>
            <w:szCs w:val="22"/>
            <w:rPrChange w:id="1390" w:author="Auditor Interno" w:date="2019-10-10T16:21:00Z">
              <w:rPr>
                <w:rFonts w:ascii="Tahoma" w:hAnsi="Tahoma" w:cs="Tahoma"/>
                <w:color w:val="000000"/>
              </w:rPr>
            </w:rPrChange>
          </w:rPr>
          <w:t>G</w:t>
        </w:r>
      </w:ins>
      <w:del w:id="1391" w:author="Guadalupe Arana" w:date="2018-08-14T10:36:00Z">
        <w:r w:rsidR="000920BA" w:rsidRPr="006203B0" w:rsidDel="002636A9">
          <w:rPr>
            <w:rFonts w:ascii="Arial" w:hAnsi="Arial" w:cs="Arial"/>
            <w:color w:val="000000"/>
            <w:sz w:val="22"/>
            <w:szCs w:val="22"/>
            <w:rPrChange w:id="1392" w:author="Auditor Interno" w:date="2019-10-10T16:21:00Z">
              <w:rPr>
                <w:rFonts w:ascii="Tahoma" w:hAnsi="Tahoma" w:cs="Tahoma"/>
                <w:color w:val="000000"/>
              </w:rPr>
            </w:rPrChange>
          </w:rPr>
          <w:delText>g</w:delText>
        </w:r>
      </w:del>
      <w:r w:rsidR="000920BA" w:rsidRPr="006203B0">
        <w:rPr>
          <w:rFonts w:ascii="Arial" w:hAnsi="Arial" w:cs="Arial"/>
          <w:color w:val="000000"/>
          <w:sz w:val="22"/>
          <w:szCs w:val="22"/>
          <w:rPrChange w:id="1393" w:author="Auditor Interno" w:date="2019-10-10T16:21:00Z">
            <w:rPr>
              <w:rFonts w:ascii="Tahoma" w:hAnsi="Tahoma" w:cs="Tahoma"/>
              <w:color w:val="000000"/>
            </w:rPr>
          </w:rPrChange>
        </w:rPr>
        <w:t>astos a comprobar” se otorgarán</w:t>
      </w:r>
      <w:r w:rsidR="0081268F" w:rsidRPr="006203B0">
        <w:rPr>
          <w:rFonts w:ascii="Arial" w:hAnsi="Arial" w:cs="Arial"/>
          <w:color w:val="000000"/>
          <w:sz w:val="22"/>
          <w:szCs w:val="22"/>
          <w:rPrChange w:id="1394" w:author="Auditor Interno" w:date="2019-10-10T16:21:00Z">
            <w:rPr>
              <w:rFonts w:ascii="Tahoma" w:hAnsi="Tahoma" w:cs="Tahoma"/>
              <w:color w:val="000000"/>
            </w:rPr>
          </w:rPrChange>
        </w:rPr>
        <w:t xml:space="preserve"> s</w:t>
      </w:r>
      <w:r w:rsidR="000920BA" w:rsidRPr="006203B0">
        <w:rPr>
          <w:rFonts w:ascii="Arial" w:hAnsi="Arial" w:cs="Arial"/>
          <w:color w:val="000000"/>
          <w:sz w:val="22"/>
          <w:szCs w:val="22"/>
          <w:rPrChange w:id="1395" w:author="Auditor Interno" w:date="2019-10-10T16:21:00Z">
            <w:rPr>
              <w:rFonts w:ascii="Tahoma" w:hAnsi="Tahoma" w:cs="Tahoma"/>
              <w:color w:val="000000"/>
            </w:rPr>
          </w:rPrChange>
        </w:rPr>
        <w:t xml:space="preserve">iempre y cuando se presente </w:t>
      </w:r>
      <w:r w:rsidR="002A459A" w:rsidRPr="006203B0">
        <w:rPr>
          <w:rFonts w:ascii="Arial" w:hAnsi="Arial" w:cs="Arial"/>
          <w:color w:val="000000"/>
          <w:sz w:val="22"/>
          <w:szCs w:val="22"/>
          <w:rPrChange w:id="1396" w:author="Auditor Interno" w:date="2019-10-10T16:21:00Z">
            <w:rPr>
              <w:rFonts w:ascii="Tahoma" w:hAnsi="Tahoma" w:cs="Tahoma"/>
              <w:color w:val="000000"/>
            </w:rPr>
          </w:rPrChange>
        </w:rPr>
        <w:t xml:space="preserve">el formato Solicitud de Gastos, </w:t>
      </w:r>
      <w:r w:rsidR="002A459A" w:rsidRPr="006203B0">
        <w:rPr>
          <w:rFonts w:ascii="Arial" w:hAnsi="Arial" w:cs="Arial"/>
          <w:b/>
          <w:color w:val="000000"/>
          <w:sz w:val="22"/>
          <w:szCs w:val="22"/>
          <w:rPrChange w:id="1397" w:author="Auditor Interno" w:date="2019-10-10T16:21:00Z">
            <w:rPr>
              <w:rFonts w:ascii="Tahoma" w:hAnsi="Tahoma" w:cs="Tahoma"/>
              <w:b/>
              <w:color w:val="000000"/>
            </w:rPr>
          </w:rPrChange>
        </w:rPr>
        <w:t>Anexo II</w:t>
      </w:r>
      <w:r w:rsidR="002A459A" w:rsidRPr="006203B0">
        <w:rPr>
          <w:rFonts w:ascii="Arial" w:hAnsi="Arial" w:cs="Arial"/>
          <w:color w:val="000000"/>
          <w:sz w:val="22"/>
          <w:szCs w:val="22"/>
          <w:rPrChange w:id="1398" w:author="Auditor Interno" w:date="2019-10-10T16:21:00Z">
            <w:rPr>
              <w:rFonts w:ascii="Tahoma" w:hAnsi="Tahoma" w:cs="Tahoma"/>
              <w:color w:val="000000"/>
            </w:rPr>
          </w:rPrChange>
        </w:rPr>
        <w:t xml:space="preserve">, </w:t>
      </w:r>
      <w:r w:rsidR="000A6C1E" w:rsidRPr="006203B0">
        <w:rPr>
          <w:rFonts w:ascii="Arial" w:hAnsi="Arial" w:cs="Arial"/>
          <w:color w:val="000000"/>
          <w:sz w:val="22"/>
          <w:szCs w:val="22"/>
          <w:rPrChange w:id="1399" w:author="Auditor Interno" w:date="2019-10-10T16:21:00Z">
            <w:rPr>
              <w:rFonts w:ascii="Tahoma" w:hAnsi="Tahoma" w:cs="Tahoma"/>
              <w:color w:val="000000"/>
            </w:rPr>
          </w:rPrChange>
        </w:rPr>
        <w:t>debidamente autorizado</w:t>
      </w:r>
      <w:r w:rsidR="00DC6BA1" w:rsidRPr="006203B0">
        <w:rPr>
          <w:rFonts w:ascii="Arial" w:hAnsi="Arial" w:cs="Arial"/>
          <w:color w:val="000000"/>
          <w:sz w:val="22"/>
          <w:szCs w:val="22"/>
          <w:rPrChange w:id="1400" w:author="Auditor Interno" w:date="2019-10-10T16:21:00Z">
            <w:rPr>
              <w:rFonts w:ascii="Tahoma" w:hAnsi="Tahoma" w:cs="Tahoma"/>
              <w:color w:val="000000"/>
            </w:rPr>
          </w:rPrChange>
        </w:rPr>
        <w:t xml:space="preserve"> por el Gerente General </w:t>
      </w:r>
      <w:r w:rsidR="002A459A" w:rsidRPr="006203B0">
        <w:rPr>
          <w:rFonts w:ascii="Arial" w:hAnsi="Arial" w:cs="Arial"/>
          <w:color w:val="000000"/>
          <w:sz w:val="22"/>
          <w:szCs w:val="22"/>
          <w:rPrChange w:id="1401" w:author="Auditor Interno" w:date="2019-10-10T16:21:00Z">
            <w:rPr>
              <w:rFonts w:ascii="Tahoma" w:hAnsi="Tahoma" w:cs="Tahoma"/>
              <w:color w:val="000000"/>
            </w:rPr>
          </w:rPrChange>
        </w:rPr>
        <w:t xml:space="preserve">y se acompañe con </w:t>
      </w:r>
      <w:r w:rsidR="000920BA" w:rsidRPr="006203B0">
        <w:rPr>
          <w:rFonts w:ascii="Arial" w:hAnsi="Arial" w:cs="Arial"/>
          <w:color w:val="000000"/>
          <w:sz w:val="22"/>
          <w:szCs w:val="22"/>
          <w:rPrChange w:id="1402" w:author="Auditor Interno" w:date="2019-10-10T16:21:00Z">
            <w:rPr>
              <w:rFonts w:ascii="Tahoma" w:hAnsi="Tahoma" w:cs="Tahoma"/>
              <w:color w:val="000000"/>
            </w:rPr>
          </w:rPrChange>
        </w:rPr>
        <w:t>la carta comisión y/o oficio de invitación.</w:t>
      </w:r>
    </w:p>
    <w:p w14:paraId="7BD99038" w14:textId="5215CE53" w:rsidR="000920BA" w:rsidRPr="006203B0" w:rsidDel="006E23C2" w:rsidRDefault="000920BA" w:rsidP="000A6C1E">
      <w:pPr>
        <w:numPr>
          <w:ilvl w:val="0"/>
          <w:numId w:val="17"/>
        </w:numPr>
        <w:spacing w:before="60" w:after="60"/>
        <w:ind w:hanging="357"/>
        <w:jc w:val="both"/>
        <w:rPr>
          <w:del w:id="1403" w:author="Yadi M." w:date="2023-01-18T16:32:00Z"/>
          <w:rFonts w:ascii="Arial" w:hAnsi="Arial" w:cs="Arial"/>
          <w:color w:val="000000"/>
          <w:sz w:val="22"/>
          <w:szCs w:val="22"/>
          <w:rPrChange w:id="1404" w:author="Auditor Interno" w:date="2019-10-10T16:21:00Z">
            <w:rPr>
              <w:del w:id="1405" w:author="Yadi M." w:date="2023-01-18T16:32:00Z"/>
              <w:rFonts w:ascii="Tahoma" w:hAnsi="Tahoma" w:cs="Tahoma"/>
              <w:color w:val="000000"/>
            </w:rPr>
          </w:rPrChange>
        </w:rPr>
      </w:pPr>
      <w:del w:id="1406" w:author="Yadi M." w:date="2023-01-18T16:32:00Z">
        <w:r w:rsidRPr="006203B0" w:rsidDel="006E23C2">
          <w:rPr>
            <w:rFonts w:ascii="Arial" w:hAnsi="Arial" w:cs="Arial"/>
            <w:color w:val="000000"/>
            <w:sz w:val="22"/>
            <w:szCs w:val="22"/>
            <w:rPrChange w:id="1407" w:author="Auditor Interno" w:date="2019-10-10T16:21:00Z">
              <w:rPr>
                <w:rFonts w:ascii="Tahoma" w:hAnsi="Tahoma" w:cs="Tahoma"/>
                <w:color w:val="000000"/>
              </w:rPr>
            </w:rPrChange>
          </w:rPr>
          <w:delText>Los montos máximos a otorgar en el caso de gastos a comprobar serán de acuerdo</w:delText>
        </w:r>
      </w:del>
      <w:ins w:id="1408" w:author="Guadalupe Arana" w:date="2018-08-14T10:36:00Z">
        <w:del w:id="1409" w:author="Yadi M." w:date="2023-01-18T16:32:00Z">
          <w:r w:rsidR="002636A9" w:rsidRPr="006203B0" w:rsidDel="006E23C2">
            <w:rPr>
              <w:rFonts w:ascii="Arial" w:hAnsi="Arial" w:cs="Arial"/>
              <w:color w:val="000000"/>
              <w:sz w:val="22"/>
              <w:szCs w:val="22"/>
              <w:rPrChange w:id="1410" w:author="Auditor Interno" w:date="2019-10-10T16:21:00Z">
                <w:rPr>
                  <w:rFonts w:ascii="Tahoma" w:hAnsi="Tahoma" w:cs="Tahoma"/>
                  <w:color w:val="000000"/>
                </w:rPr>
              </w:rPrChange>
            </w:rPr>
            <w:delText xml:space="preserve"> </w:delText>
          </w:r>
        </w:del>
      </w:ins>
      <w:ins w:id="1411" w:author="Guadalupe Arana" w:date="2018-08-14T10:37:00Z">
        <w:del w:id="1412" w:author="Yadi M." w:date="2023-01-18T16:32:00Z">
          <w:r w:rsidR="002636A9" w:rsidRPr="006203B0" w:rsidDel="006E23C2">
            <w:rPr>
              <w:rFonts w:ascii="Arial" w:hAnsi="Arial" w:cs="Arial"/>
              <w:color w:val="000000"/>
              <w:sz w:val="22"/>
              <w:szCs w:val="22"/>
              <w:rPrChange w:id="1413" w:author="Auditor Interno" w:date="2019-10-10T16:21:00Z">
                <w:rPr>
                  <w:rFonts w:ascii="Tahoma" w:hAnsi="Tahoma" w:cs="Tahoma"/>
                  <w:color w:val="000000"/>
                </w:rPr>
              </w:rPrChange>
            </w:rPr>
            <w:delText>a la comisión para los cuales fueron autorizados dichos gastos.</w:delText>
          </w:r>
        </w:del>
      </w:ins>
      <w:del w:id="1414" w:author="Yadi M." w:date="2023-01-18T16:32:00Z">
        <w:r w:rsidRPr="006203B0" w:rsidDel="006E23C2">
          <w:rPr>
            <w:rFonts w:ascii="Arial" w:hAnsi="Arial" w:cs="Arial"/>
            <w:color w:val="000000"/>
            <w:sz w:val="22"/>
            <w:szCs w:val="22"/>
            <w:rPrChange w:id="1415" w:author="Auditor Interno" w:date="2019-10-10T16:21:00Z">
              <w:rPr>
                <w:rFonts w:ascii="Tahoma" w:hAnsi="Tahoma" w:cs="Tahoma"/>
                <w:color w:val="000000"/>
              </w:rPr>
            </w:rPrChange>
          </w:rPr>
          <w:delText xml:space="preserve"> </w:delText>
        </w:r>
        <w:r w:rsidRPr="00383F4D" w:rsidDel="006E23C2">
          <w:rPr>
            <w:rFonts w:ascii="Arial" w:hAnsi="Arial" w:cs="Arial"/>
            <w:color w:val="000000"/>
            <w:sz w:val="22"/>
            <w:szCs w:val="22"/>
            <w:highlight w:val="green"/>
            <w:rPrChange w:id="1416" w:author="Gerencia" w:date="2022-12-27T10:21:00Z">
              <w:rPr>
                <w:rFonts w:ascii="Tahoma" w:hAnsi="Tahoma" w:cs="Tahoma"/>
                <w:color w:val="000000"/>
              </w:rPr>
            </w:rPrChange>
          </w:rPr>
          <w:delText xml:space="preserve">a la magnitud </w:delText>
        </w:r>
        <w:r w:rsidR="00470141" w:rsidRPr="00383F4D" w:rsidDel="006E23C2">
          <w:rPr>
            <w:rFonts w:ascii="Arial" w:hAnsi="Arial" w:cs="Arial"/>
            <w:color w:val="000000"/>
            <w:sz w:val="22"/>
            <w:szCs w:val="22"/>
            <w:highlight w:val="green"/>
            <w:rPrChange w:id="1417" w:author="Gerencia" w:date="2022-12-27T10:21:00Z">
              <w:rPr>
                <w:rFonts w:ascii="Tahoma" w:hAnsi="Tahoma" w:cs="Tahoma"/>
                <w:color w:val="000000"/>
              </w:rPr>
            </w:rPrChange>
          </w:rPr>
          <w:delText xml:space="preserve">y duración </w:delText>
        </w:r>
        <w:r w:rsidRPr="00383F4D" w:rsidDel="006E23C2">
          <w:rPr>
            <w:rFonts w:ascii="Arial" w:hAnsi="Arial" w:cs="Arial"/>
            <w:color w:val="000000"/>
            <w:sz w:val="22"/>
            <w:szCs w:val="22"/>
            <w:highlight w:val="green"/>
            <w:rPrChange w:id="1418" w:author="Gerencia" w:date="2022-12-27T10:21:00Z">
              <w:rPr>
                <w:rFonts w:ascii="Tahoma" w:hAnsi="Tahoma" w:cs="Tahoma"/>
                <w:color w:val="000000"/>
              </w:rPr>
            </w:rPrChange>
          </w:rPr>
          <w:delText>del evento a realizar.</w:delText>
        </w:r>
      </w:del>
      <w:ins w:id="1419" w:author="Gerencia" w:date="2022-12-27T10:16:00Z">
        <w:del w:id="1420" w:author="Yadi M." w:date="2023-01-18T16:32:00Z">
          <w:r w:rsidR="00902C31" w:rsidRPr="00383F4D" w:rsidDel="006E23C2">
            <w:rPr>
              <w:rFonts w:ascii="Arial" w:hAnsi="Arial" w:cs="Arial"/>
              <w:color w:val="000000"/>
              <w:sz w:val="22"/>
              <w:szCs w:val="22"/>
              <w:highlight w:val="green"/>
              <w:rPrChange w:id="1421" w:author="Gerencia" w:date="2022-12-27T10:21:00Z">
                <w:rPr>
                  <w:rFonts w:ascii="Arial" w:hAnsi="Arial" w:cs="Arial"/>
                  <w:color w:val="000000"/>
                  <w:sz w:val="22"/>
                  <w:szCs w:val="22"/>
                </w:rPr>
              </w:rPrChange>
            </w:rPr>
            <w:delText>PE</w:delText>
          </w:r>
          <w:r w:rsidR="00902C31" w:rsidRPr="00902C31" w:rsidDel="006E23C2">
            <w:rPr>
              <w:rFonts w:ascii="Arial" w:hAnsi="Arial" w:cs="Arial"/>
              <w:color w:val="000000"/>
              <w:sz w:val="22"/>
              <w:szCs w:val="22"/>
              <w:highlight w:val="green"/>
              <w:rPrChange w:id="1422" w:author="Gerencia" w:date="2022-12-27T10:16:00Z">
                <w:rPr>
                  <w:rFonts w:ascii="Arial" w:hAnsi="Arial" w:cs="Arial"/>
                  <w:color w:val="000000"/>
                  <w:sz w:val="22"/>
                  <w:szCs w:val="22"/>
                </w:rPr>
              </w:rPrChange>
            </w:rPr>
            <w:delText>NDIENTE REVISAR SI EXISTE</w:delText>
          </w:r>
        </w:del>
      </w:ins>
    </w:p>
    <w:p w14:paraId="647EA555" w14:textId="087D12C4" w:rsidR="00DC6BA1" w:rsidRPr="006E23C2" w:rsidRDefault="00DC6BA1" w:rsidP="000A6C1E">
      <w:pPr>
        <w:numPr>
          <w:ilvl w:val="0"/>
          <w:numId w:val="17"/>
        </w:numPr>
        <w:spacing w:before="60" w:after="60"/>
        <w:ind w:hanging="357"/>
        <w:jc w:val="both"/>
        <w:rPr>
          <w:rFonts w:ascii="Arial" w:hAnsi="Arial" w:cs="Arial"/>
          <w:color w:val="000000"/>
          <w:sz w:val="22"/>
          <w:szCs w:val="22"/>
          <w:rPrChange w:id="1423" w:author="Yadi M." w:date="2023-01-18T16:32:00Z">
            <w:rPr>
              <w:rFonts w:ascii="Tahoma" w:hAnsi="Tahoma" w:cs="Tahoma"/>
              <w:color w:val="000000"/>
            </w:rPr>
          </w:rPrChange>
        </w:rPr>
      </w:pPr>
      <w:r w:rsidRPr="006203B0">
        <w:rPr>
          <w:rFonts w:ascii="Arial" w:hAnsi="Arial" w:cs="Arial"/>
          <w:color w:val="000000"/>
          <w:sz w:val="22"/>
          <w:szCs w:val="22"/>
          <w:rPrChange w:id="1424" w:author="Auditor Interno" w:date="2019-10-10T16:21:00Z">
            <w:rPr>
              <w:rFonts w:ascii="Tahoma" w:hAnsi="Tahoma" w:cs="Tahoma"/>
              <w:color w:val="000000"/>
            </w:rPr>
          </w:rPrChange>
        </w:rPr>
        <w:t>La devolución</w:t>
      </w:r>
      <w:ins w:id="1425" w:author="Guadalupe Arana" w:date="2018-08-14T10:37:00Z">
        <w:r w:rsidR="002636A9" w:rsidRPr="006203B0">
          <w:rPr>
            <w:rFonts w:ascii="Arial" w:hAnsi="Arial" w:cs="Arial"/>
            <w:color w:val="000000"/>
            <w:sz w:val="22"/>
            <w:szCs w:val="22"/>
            <w:rPrChange w:id="1426" w:author="Auditor Interno" w:date="2019-10-10T16:21:00Z">
              <w:rPr>
                <w:rFonts w:ascii="Tahoma" w:hAnsi="Tahoma" w:cs="Tahoma"/>
                <w:color w:val="000000"/>
              </w:rPr>
            </w:rPrChange>
          </w:rPr>
          <w:t xml:space="preserve"> del remanente de los gastos por concepto de viáticos</w:t>
        </w:r>
      </w:ins>
      <w:r w:rsidRPr="006203B0">
        <w:rPr>
          <w:rFonts w:ascii="Arial" w:hAnsi="Arial" w:cs="Arial"/>
          <w:color w:val="000000"/>
          <w:sz w:val="22"/>
          <w:szCs w:val="22"/>
          <w:rPrChange w:id="1427" w:author="Auditor Interno" w:date="2019-10-10T16:21:00Z">
            <w:rPr>
              <w:rFonts w:ascii="Tahoma" w:hAnsi="Tahoma" w:cs="Tahoma"/>
              <w:color w:val="000000"/>
            </w:rPr>
          </w:rPrChange>
        </w:rPr>
        <w:t xml:space="preserve"> deberá entregarse en el formato Devolución de Gastos</w:t>
      </w:r>
      <w:r w:rsidRPr="006203B0">
        <w:rPr>
          <w:rFonts w:ascii="Arial" w:hAnsi="Arial" w:cs="Arial"/>
          <w:b/>
          <w:color w:val="000000"/>
          <w:sz w:val="22"/>
          <w:szCs w:val="22"/>
          <w:rPrChange w:id="1428" w:author="Auditor Interno" w:date="2019-10-10T16:21:00Z">
            <w:rPr>
              <w:rFonts w:ascii="Tahoma" w:hAnsi="Tahoma" w:cs="Tahoma"/>
              <w:b/>
              <w:color w:val="000000"/>
            </w:rPr>
          </w:rPrChange>
        </w:rPr>
        <w:t>, Anexo III</w:t>
      </w:r>
      <w:r w:rsidRPr="006203B0">
        <w:rPr>
          <w:rFonts w:ascii="Arial" w:hAnsi="Arial" w:cs="Arial"/>
          <w:color w:val="000000"/>
          <w:sz w:val="22"/>
          <w:szCs w:val="22"/>
          <w:rPrChange w:id="1429" w:author="Auditor Interno" w:date="2019-10-10T16:21:00Z">
            <w:rPr>
              <w:rFonts w:ascii="Tahoma" w:hAnsi="Tahoma" w:cs="Tahoma"/>
              <w:color w:val="000000"/>
            </w:rPr>
          </w:rPrChange>
        </w:rPr>
        <w:t xml:space="preserve">, </w:t>
      </w:r>
      <w:r w:rsidR="006C14D9" w:rsidRPr="006203B0">
        <w:rPr>
          <w:rFonts w:ascii="Arial" w:hAnsi="Arial" w:cs="Arial"/>
          <w:color w:val="000000"/>
          <w:sz w:val="22"/>
          <w:szCs w:val="22"/>
          <w:rPrChange w:id="1430" w:author="Auditor Interno" w:date="2019-10-10T16:21:00Z">
            <w:rPr>
              <w:rFonts w:ascii="Tahoma" w:hAnsi="Tahoma" w:cs="Tahoma"/>
              <w:color w:val="000000"/>
            </w:rPr>
          </w:rPrChange>
        </w:rPr>
        <w:t xml:space="preserve">autorizado por el Gerente General y </w:t>
      </w:r>
      <w:r w:rsidRPr="006203B0">
        <w:rPr>
          <w:rFonts w:ascii="Arial" w:hAnsi="Arial" w:cs="Arial"/>
          <w:color w:val="000000"/>
          <w:sz w:val="22"/>
          <w:szCs w:val="22"/>
          <w:rPrChange w:id="1431" w:author="Auditor Interno" w:date="2019-10-10T16:21:00Z">
            <w:rPr>
              <w:rFonts w:ascii="Tahoma" w:hAnsi="Tahoma" w:cs="Tahoma"/>
              <w:color w:val="000000"/>
            </w:rPr>
          </w:rPrChange>
        </w:rPr>
        <w:t xml:space="preserve">acompañados de los </w:t>
      </w:r>
      <w:r w:rsidRPr="006E23C2">
        <w:rPr>
          <w:rFonts w:ascii="Arial" w:hAnsi="Arial" w:cs="Arial"/>
          <w:color w:val="000000"/>
          <w:sz w:val="22"/>
          <w:szCs w:val="22"/>
          <w:rPrChange w:id="1432" w:author="Yadi M." w:date="2023-01-18T16:32:00Z">
            <w:rPr>
              <w:rFonts w:ascii="Tahoma" w:hAnsi="Tahoma" w:cs="Tahoma"/>
              <w:color w:val="000000"/>
            </w:rPr>
          </w:rPrChange>
        </w:rPr>
        <w:t>comprobantes respectivos.</w:t>
      </w:r>
    </w:p>
    <w:p w14:paraId="6999AAC8" w14:textId="4C0432CD" w:rsidR="000920BA" w:rsidRPr="006203B0" w:rsidRDefault="000920BA" w:rsidP="000A6C1E">
      <w:pPr>
        <w:numPr>
          <w:ilvl w:val="0"/>
          <w:numId w:val="17"/>
        </w:numPr>
        <w:spacing w:before="60" w:after="60"/>
        <w:ind w:hanging="357"/>
        <w:jc w:val="both"/>
        <w:rPr>
          <w:rFonts w:ascii="Arial" w:hAnsi="Arial" w:cs="Arial"/>
          <w:color w:val="000000"/>
          <w:sz w:val="22"/>
          <w:szCs w:val="22"/>
          <w:rPrChange w:id="1433" w:author="Auditor Interno" w:date="2019-10-10T16:21:00Z">
            <w:rPr>
              <w:rFonts w:ascii="Tahoma" w:hAnsi="Tahoma" w:cs="Tahoma"/>
              <w:color w:val="000000"/>
            </w:rPr>
          </w:rPrChange>
        </w:rPr>
      </w:pPr>
      <w:r w:rsidRPr="006E23C2">
        <w:rPr>
          <w:rFonts w:ascii="Arial" w:hAnsi="Arial" w:cs="Arial"/>
          <w:color w:val="000000"/>
          <w:sz w:val="22"/>
          <w:szCs w:val="22"/>
          <w:rPrChange w:id="1434" w:author="Yadi M." w:date="2023-01-18T16:32:00Z">
            <w:rPr>
              <w:rFonts w:ascii="Tahoma" w:hAnsi="Tahoma" w:cs="Tahoma"/>
              <w:color w:val="000000"/>
            </w:rPr>
          </w:rPrChange>
        </w:rPr>
        <w:t>Tendr</w:t>
      </w:r>
      <w:r w:rsidR="00993C27" w:rsidRPr="006E23C2">
        <w:rPr>
          <w:rFonts w:ascii="Arial" w:hAnsi="Arial" w:cs="Arial"/>
          <w:color w:val="000000"/>
          <w:sz w:val="22"/>
          <w:szCs w:val="22"/>
          <w:rPrChange w:id="1435" w:author="Yadi M." w:date="2023-01-18T16:32:00Z">
            <w:rPr>
              <w:rFonts w:ascii="Tahoma" w:hAnsi="Tahoma" w:cs="Tahoma"/>
              <w:color w:val="000000"/>
            </w:rPr>
          </w:rPrChange>
        </w:rPr>
        <w:t>án un plazo de comprobación</w:t>
      </w:r>
      <w:r w:rsidR="00470141" w:rsidRPr="006E23C2">
        <w:rPr>
          <w:rFonts w:ascii="Arial" w:hAnsi="Arial" w:cs="Arial"/>
          <w:color w:val="000000"/>
          <w:sz w:val="22"/>
          <w:szCs w:val="22"/>
          <w:rPrChange w:id="1436" w:author="Yadi M." w:date="2023-01-18T16:32:00Z">
            <w:rPr>
              <w:rFonts w:ascii="Tahoma" w:hAnsi="Tahoma" w:cs="Tahoma"/>
              <w:color w:val="000000"/>
            </w:rPr>
          </w:rPrChange>
        </w:rPr>
        <w:t xml:space="preserve"> y reembolso</w:t>
      </w:r>
      <w:r w:rsidR="00993C27" w:rsidRPr="006E23C2">
        <w:rPr>
          <w:rFonts w:ascii="Arial" w:hAnsi="Arial" w:cs="Arial"/>
          <w:color w:val="000000"/>
          <w:sz w:val="22"/>
          <w:szCs w:val="22"/>
          <w:rPrChange w:id="1437" w:author="Yadi M." w:date="2023-01-18T16:32:00Z">
            <w:rPr>
              <w:rFonts w:ascii="Tahoma" w:hAnsi="Tahoma" w:cs="Tahoma"/>
              <w:color w:val="000000"/>
            </w:rPr>
          </w:rPrChange>
        </w:rPr>
        <w:t xml:space="preserve"> de</w:t>
      </w:r>
      <w:ins w:id="1438" w:author="Gerencia" w:date="2022-12-27T10:25:00Z">
        <w:r w:rsidR="00383F4D" w:rsidRPr="006E23C2">
          <w:rPr>
            <w:rFonts w:ascii="Arial" w:hAnsi="Arial" w:cs="Arial"/>
            <w:color w:val="000000"/>
            <w:sz w:val="22"/>
            <w:szCs w:val="22"/>
          </w:rPr>
          <w:t xml:space="preserve"> 3 </w:t>
        </w:r>
      </w:ins>
      <w:del w:id="1439" w:author="Gerencia" w:date="2022-12-27T10:25:00Z">
        <w:r w:rsidR="00993C27" w:rsidRPr="006E23C2" w:rsidDel="00383F4D">
          <w:rPr>
            <w:rFonts w:ascii="Arial" w:hAnsi="Arial" w:cs="Arial"/>
            <w:color w:val="000000"/>
            <w:sz w:val="22"/>
            <w:szCs w:val="22"/>
            <w:rPrChange w:id="1440" w:author="Yadi M." w:date="2023-01-18T16:32:00Z">
              <w:rPr>
                <w:rFonts w:ascii="Tahoma" w:hAnsi="Tahoma" w:cs="Tahoma"/>
                <w:color w:val="000000"/>
              </w:rPr>
            </w:rPrChange>
          </w:rPr>
          <w:delText xml:space="preserve"> 1</w:delText>
        </w:r>
        <w:r w:rsidR="00940740" w:rsidRPr="006E23C2" w:rsidDel="00383F4D">
          <w:rPr>
            <w:rFonts w:ascii="Arial" w:hAnsi="Arial" w:cs="Arial"/>
            <w:color w:val="000000"/>
            <w:sz w:val="22"/>
            <w:szCs w:val="22"/>
            <w:rPrChange w:id="1441" w:author="Yadi M." w:date="2023-01-18T16:32:00Z">
              <w:rPr>
                <w:rFonts w:ascii="Tahoma" w:hAnsi="Tahoma" w:cs="Tahoma"/>
                <w:color w:val="000000"/>
              </w:rPr>
            </w:rPrChange>
          </w:rPr>
          <w:delText>5</w:delText>
        </w:r>
        <w:r w:rsidR="00993C27" w:rsidRPr="006E23C2" w:rsidDel="00383F4D">
          <w:rPr>
            <w:rFonts w:ascii="Arial" w:hAnsi="Arial" w:cs="Arial"/>
            <w:color w:val="000000"/>
            <w:sz w:val="22"/>
            <w:szCs w:val="22"/>
            <w:rPrChange w:id="1442" w:author="Yadi M." w:date="2023-01-18T16:32:00Z">
              <w:rPr>
                <w:rFonts w:ascii="Tahoma" w:hAnsi="Tahoma" w:cs="Tahoma"/>
                <w:color w:val="000000"/>
              </w:rPr>
            </w:rPrChange>
          </w:rPr>
          <w:delText xml:space="preserve"> </w:delText>
        </w:r>
      </w:del>
      <w:r w:rsidR="00993C27" w:rsidRPr="006E23C2">
        <w:rPr>
          <w:rFonts w:ascii="Arial" w:hAnsi="Arial" w:cs="Arial"/>
          <w:color w:val="000000"/>
          <w:sz w:val="22"/>
          <w:szCs w:val="22"/>
          <w:rPrChange w:id="1443" w:author="Yadi M." w:date="2023-01-18T16:32:00Z">
            <w:rPr>
              <w:rFonts w:ascii="Tahoma" w:hAnsi="Tahoma" w:cs="Tahoma"/>
              <w:color w:val="000000"/>
            </w:rPr>
          </w:rPrChange>
        </w:rPr>
        <w:t>días hábiles</w:t>
      </w:r>
      <w:r w:rsidRPr="006E23C2">
        <w:rPr>
          <w:rFonts w:ascii="Arial" w:hAnsi="Arial" w:cs="Arial"/>
          <w:color w:val="000000"/>
          <w:sz w:val="22"/>
          <w:szCs w:val="22"/>
          <w:rPrChange w:id="1444" w:author="Yadi M." w:date="2023-01-18T16:32:00Z">
            <w:rPr>
              <w:rFonts w:ascii="Tahoma" w:hAnsi="Tahoma" w:cs="Tahoma"/>
              <w:color w:val="000000"/>
            </w:rPr>
          </w:rPrChange>
        </w:rPr>
        <w:t>, los</w:t>
      </w:r>
      <w:r w:rsidRPr="006203B0">
        <w:rPr>
          <w:rFonts w:ascii="Arial" w:hAnsi="Arial" w:cs="Arial"/>
          <w:color w:val="000000"/>
          <w:sz w:val="22"/>
          <w:szCs w:val="22"/>
          <w:rPrChange w:id="1445" w:author="Auditor Interno" w:date="2019-10-10T16:21:00Z">
            <w:rPr>
              <w:rFonts w:ascii="Tahoma" w:hAnsi="Tahoma" w:cs="Tahoma"/>
              <w:color w:val="000000"/>
            </w:rPr>
          </w:rPrChange>
        </w:rPr>
        <w:t xml:space="preserve"> cuales empezarán a contarse a partir del primer día hábil siguiente al término de la contratación del tema relacionado con el origen para el que fue solicitado.</w:t>
      </w:r>
    </w:p>
    <w:p w14:paraId="4739B2FE" w14:textId="50E93CE0" w:rsidR="000920BA" w:rsidRPr="006203B0" w:rsidRDefault="000920BA" w:rsidP="000A6C1E">
      <w:pPr>
        <w:numPr>
          <w:ilvl w:val="0"/>
          <w:numId w:val="17"/>
        </w:numPr>
        <w:spacing w:before="60" w:after="60"/>
        <w:ind w:hanging="357"/>
        <w:jc w:val="both"/>
        <w:rPr>
          <w:rFonts w:ascii="Arial" w:hAnsi="Arial" w:cs="Arial"/>
          <w:color w:val="000000"/>
          <w:sz w:val="22"/>
          <w:szCs w:val="22"/>
          <w:rPrChange w:id="1446" w:author="Auditor Interno" w:date="2019-10-10T16:21:00Z">
            <w:rPr>
              <w:rFonts w:ascii="Tahoma" w:hAnsi="Tahoma" w:cs="Tahoma"/>
              <w:color w:val="000000"/>
            </w:rPr>
          </w:rPrChange>
        </w:rPr>
      </w:pPr>
      <w:r w:rsidRPr="006203B0">
        <w:rPr>
          <w:rFonts w:ascii="Arial" w:hAnsi="Arial" w:cs="Arial"/>
          <w:color w:val="000000"/>
          <w:sz w:val="22"/>
          <w:szCs w:val="22"/>
          <w:rPrChange w:id="1447" w:author="Auditor Interno" w:date="2019-10-10T16:21:00Z">
            <w:rPr>
              <w:rFonts w:ascii="Tahoma" w:hAnsi="Tahoma" w:cs="Tahoma"/>
              <w:color w:val="000000"/>
            </w:rPr>
          </w:rPrChange>
        </w:rPr>
        <w:t xml:space="preserve">Invariablemente la comprobación deberá </w:t>
      </w:r>
      <w:ins w:id="1448" w:author="Guadalupe Arana" w:date="2018-08-14T10:45:00Z">
        <w:r w:rsidR="00E02734" w:rsidRPr="006203B0">
          <w:rPr>
            <w:rFonts w:ascii="Arial" w:hAnsi="Arial" w:cs="Arial"/>
            <w:color w:val="000000"/>
            <w:sz w:val="22"/>
            <w:szCs w:val="22"/>
            <w:rPrChange w:id="1449" w:author="Auditor Interno" w:date="2019-10-10T16:21:00Z">
              <w:rPr>
                <w:rFonts w:ascii="Tahoma" w:hAnsi="Tahoma" w:cs="Tahoma"/>
                <w:color w:val="000000"/>
              </w:rPr>
            </w:rPrChange>
          </w:rPr>
          <w:t xml:space="preserve">corresponder </w:t>
        </w:r>
      </w:ins>
      <w:ins w:id="1450" w:author="Guadalupe Arana" w:date="2018-08-14T10:46:00Z">
        <w:r w:rsidR="00E02734" w:rsidRPr="006203B0">
          <w:rPr>
            <w:rFonts w:ascii="Arial" w:hAnsi="Arial" w:cs="Arial"/>
            <w:color w:val="000000"/>
            <w:sz w:val="22"/>
            <w:szCs w:val="22"/>
            <w:rPrChange w:id="1451" w:author="Auditor Interno" w:date="2019-10-10T16:21:00Z">
              <w:rPr>
                <w:rFonts w:ascii="Tahoma" w:hAnsi="Tahoma" w:cs="Tahoma"/>
                <w:color w:val="000000"/>
              </w:rPr>
            </w:rPrChange>
          </w:rPr>
          <w:t>con la comisión para lo cual fue solicitado el recurso</w:t>
        </w:r>
      </w:ins>
      <w:del w:id="1452" w:author="Guadalupe Arana" w:date="2018-08-14T10:46:00Z">
        <w:r w:rsidRPr="006203B0" w:rsidDel="00E02734">
          <w:rPr>
            <w:rFonts w:ascii="Arial" w:hAnsi="Arial" w:cs="Arial"/>
            <w:color w:val="000000"/>
            <w:sz w:val="22"/>
            <w:szCs w:val="22"/>
            <w:rPrChange w:id="1453" w:author="Auditor Interno" w:date="2019-10-10T16:21:00Z">
              <w:rPr>
                <w:rFonts w:ascii="Tahoma" w:hAnsi="Tahoma" w:cs="Tahoma"/>
                <w:color w:val="000000"/>
              </w:rPr>
            </w:rPrChange>
          </w:rPr>
          <w:delText>coincidir con el objeto para lo que fue solicitado el gasto</w:delText>
        </w:r>
      </w:del>
      <w:r w:rsidR="0081268F" w:rsidRPr="006203B0">
        <w:rPr>
          <w:rFonts w:ascii="Arial" w:hAnsi="Arial" w:cs="Arial"/>
          <w:color w:val="000000"/>
          <w:sz w:val="22"/>
          <w:szCs w:val="22"/>
          <w:rPrChange w:id="1454" w:author="Auditor Interno" w:date="2019-10-10T16:21:00Z">
            <w:rPr>
              <w:rFonts w:ascii="Tahoma" w:hAnsi="Tahoma" w:cs="Tahoma"/>
              <w:color w:val="000000"/>
            </w:rPr>
          </w:rPrChange>
        </w:rPr>
        <w:t>.</w:t>
      </w:r>
    </w:p>
    <w:p w14:paraId="0B94892D" w14:textId="77777777" w:rsidR="000920BA" w:rsidRPr="006203B0" w:rsidRDefault="000920BA" w:rsidP="000A6C1E">
      <w:pPr>
        <w:numPr>
          <w:ilvl w:val="0"/>
          <w:numId w:val="17"/>
        </w:numPr>
        <w:spacing w:before="60" w:after="60"/>
        <w:ind w:hanging="357"/>
        <w:jc w:val="both"/>
        <w:rPr>
          <w:rFonts w:ascii="Arial" w:hAnsi="Arial" w:cs="Arial"/>
          <w:color w:val="000000"/>
          <w:sz w:val="22"/>
          <w:szCs w:val="22"/>
          <w:rPrChange w:id="1455" w:author="Auditor Interno" w:date="2019-10-10T16:21:00Z">
            <w:rPr>
              <w:rFonts w:ascii="Tahoma" w:hAnsi="Tahoma" w:cs="Tahoma"/>
              <w:color w:val="000000"/>
            </w:rPr>
          </w:rPrChange>
        </w:rPr>
      </w:pPr>
      <w:r w:rsidRPr="006203B0">
        <w:rPr>
          <w:rFonts w:ascii="Arial" w:hAnsi="Arial" w:cs="Arial"/>
          <w:color w:val="000000"/>
          <w:sz w:val="22"/>
          <w:szCs w:val="22"/>
          <w:rPrChange w:id="1456" w:author="Auditor Interno" w:date="2019-10-10T16:21:00Z">
            <w:rPr>
              <w:rFonts w:ascii="Tahoma" w:hAnsi="Tahoma" w:cs="Tahoma"/>
              <w:color w:val="000000"/>
            </w:rPr>
          </w:rPrChange>
        </w:rPr>
        <w:lastRenderedPageBreak/>
        <w:t>Los gastos a comprobar se autorizarán</w:t>
      </w:r>
      <w:r w:rsidR="0081268F" w:rsidRPr="006203B0">
        <w:rPr>
          <w:rFonts w:ascii="Arial" w:hAnsi="Arial" w:cs="Arial"/>
          <w:color w:val="000000"/>
          <w:sz w:val="22"/>
          <w:szCs w:val="22"/>
          <w:rPrChange w:id="1457" w:author="Auditor Interno" w:date="2019-10-10T16:21:00Z">
            <w:rPr>
              <w:rFonts w:ascii="Tahoma" w:hAnsi="Tahoma" w:cs="Tahoma"/>
              <w:color w:val="000000"/>
            </w:rPr>
          </w:rPrChange>
        </w:rPr>
        <w:t xml:space="preserve"> cuando se soliciten para:</w:t>
      </w:r>
    </w:p>
    <w:p w14:paraId="5C5F4116" w14:textId="77777777" w:rsidR="000920BA" w:rsidRPr="006203B0" w:rsidRDefault="005C5E90" w:rsidP="000A6C1E">
      <w:pPr>
        <w:numPr>
          <w:ilvl w:val="0"/>
          <w:numId w:val="18"/>
        </w:numPr>
        <w:autoSpaceDE w:val="0"/>
        <w:autoSpaceDN w:val="0"/>
        <w:adjustRightInd w:val="0"/>
        <w:spacing w:before="60" w:after="60"/>
        <w:ind w:hanging="357"/>
        <w:jc w:val="both"/>
        <w:rPr>
          <w:rFonts w:ascii="Arial" w:hAnsi="Arial" w:cs="Arial"/>
          <w:color w:val="000000"/>
          <w:sz w:val="22"/>
          <w:szCs w:val="22"/>
          <w:rPrChange w:id="1458" w:author="Auditor Interno" w:date="2019-10-10T16:21:00Z">
            <w:rPr>
              <w:rFonts w:ascii="Tahoma" w:hAnsi="Tahoma" w:cs="Tahoma"/>
              <w:color w:val="000000"/>
            </w:rPr>
          </w:rPrChange>
        </w:rPr>
      </w:pPr>
      <w:r w:rsidRPr="006203B0">
        <w:rPr>
          <w:rFonts w:ascii="Arial" w:hAnsi="Arial" w:cs="Arial"/>
          <w:color w:val="000000"/>
          <w:sz w:val="22"/>
          <w:szCs w:val="22"/>
          <w:rPrChange w:id="1459" w:author="Auditor Interno" w:date="2019-10-10T16:21:00Z">
            <w:rPr>
              <w:rFonts w:ascii="Tahoma" w:hAnsi="Tahoma" w:cs="Tahoma"/>
              <w:color w:val="000000"/>
            </w:rPr>
          </w:rPrChange>
        </w:rPr>
        <w:t>P</w:t>
      </w:r>
      <w:r w:rsidR="000920BA" w:rsidRPr="006203B0">
        <w:rPr>
          <w:rFonts w:ascii="Arial" w:hAnsi="Arial" w:cs="Arial"/>
          <w:color w:val="000000"/>
          <w:sz w:val="22"/>
          <w:szCs w:val="22"/>
          <w:rPrChange w:id="1460" w:author="Auditor Interno" w:date="2019-10-10T16:21:00Z">
            <w:rPr>
              <w:rFonts w:ascii="Tahoma" w:hAnsi="Tahoma" w:cs="Tahoma"/>
              <w:color w:val="000000"/>
            </w:rPr>
          </w:rPrChange>
        </w:rPr>
        <w:t>ago de viáticos y hospedaje</w:t>
      </w:r>
    </w:p>
    <w:p w14:paraId="4D50DC9B" w14:textId="77777777" w:rsidR="006C14D9" w:rsidRDefault="006C14D9" w:rsidP="00F552C6">
      <w:pPr>
        <w:autoSpaceDE w:val="0"/>
        <w:autoSpaceDN w:val="0"/>
        <w:adjustRightInd w:val="0"/>
        <w:jc w:val="both"/>
        <w:rPr>
          <w:ins w:id="1461" w:author="Yadi M." w:date="2023-01-18T16:32:00Z"/>
          <w:rFonts w:ascii="Arial" w:hAnsi="Arial" w:cs="Arial"/>
          <w:b/>
          <w:bCs/>
          <w:sz w:val="22"/>
          <w:szCs w:val="22"/>
        </w:rPr>
      </w:pPr>
    </w:p>
    <w:p w14:paraId="29992204" w14:textId="77777777" w:rsidR="006E23C2" w:rsidRDefault="006E23C2" w:rsidP="00F552C6">
      <w:pPr>
        <w:autoSpaceDE w:val="0"/>
        <w:autoSpaceDN w:val="0"/>
        <w:adjustRightInd w:val="0"/>
        <w:jc w:val="both"/>
        <w:rPr>
          <w:ins w:id="1462" w:author="Yadi M." w:date="2023-01-18T16:32:00Z"/>
          <w:rFonts w:ascii="Arial" w:hAnsi="Arial" w:cs="Arial"/>
          <w:b/>
          <w:bCs/>
          <w:sz w:val="22"/>
          <w:szCs w:val="22"/>
        </w:rPr>
      </w:pPr>
    </w:p>
    <w:p w14:paraId="72BAC173" w14:textId="77777777" w:rsidR="006E23C2" w:rsidRPr="006203B0" w:rsidRDefault="006E23C2" w:rsidP="00F552C6">
      <w:pPr>
        <w:autoSpaceDE w:val="0"/>
        <w:autoSpaceDN w:val="0"/>
        <w:adjustRightInd w:val="0"/>
        <w:jc w:val="both"/>
        <w:rPr>
          <w:rFonts w:ascii="Arial" w:hAnsi="Arial" w:cs="Arial"/>
          <w:b/>
          <w:bCs/>
          <w:sz w:val="22"/>
          <w:szCs w:val="22"/>
          <w:rPrChange w:id="1463" w:author="Auditor Interno" w:date="2019-10-10T16:21:00Z">
            <w:rPr>
              <w:rFonts w:ascii="Tahoma" w:hAnsi="Tahoma" w:cs="Tahoma"/>
              <w:b/>
              <w:bCs/>
            </w:rPr>
          </w:rPrChange>
        </w:rPr>
      </w:pPr>
    </w:p>
    <w:p w14:paraId="322C0A90" w14:textId="77777777" w:rsidR="000920BA" w:rsidRPr="006203B0" w:rsidRDefault="004B2792" w:rsidP="00F552C6">
      <w:pPr>
        <w:autoSpaceDE w:val="0"/>
        <w:autoSpaceDN w:val="0"/>
        <w:adjustRightInd w:val="0"/>
        <w:jc w:val="both"/>
        <w:rPr>
          <w:rFonts w:ascii="Arial" w:hAnsi="Arial" w:cs="Arial"/>
          <w:b/>
          <w:bCs/>
          <w:sz w:val="22"/>
          <w:szCs w:val="22"/>
          <w:rPrChange w:id="1464" w:author="Auditor Interno" w:date="2019-10-10T16:21:00Z">
            <w:rPr>
              <w:rFonts w:ascii="Tahoma" w:hAnsi="Tahoma" w:cs="Tahoma"/>
              <w:b/>
              <w:bCs/>
            </w:rPr>
          </w:rPrChange>
        </w:rPr>
      </w:pPr>
      <w:r w:rsidRPr="006203B0">
        <w:rPr>
          <w:rFonts w:ascii="Arial" w:hAnsi="Arial" w:cs="Arial"/>
          <w:b/>
          <w:bCs/>
          <w:sz w:val="22"/>
          <w:szCs w:val="22"/>
          <w:rPrChange w:id="1465" w:author="Auditor Interno" w:date="2019-10-10T16:21:00Z">
            <w:rPr>
              <w:rFonts w:ascii="Tahoma" w:hAnsi="Tahoma" w:cs="Tahoma"/>
              <w:b/>
              <w:bCs/>
            </w:rPr>
          </w:rPrChange>
        </w:rPr>
        <w:t>Pasos para recibir viáticos para gastos.</w:t>
      </w:r>
    </w:p>
    <w:p w14:paraId="5E9E1180" w14:textId="77777777" w:rsidR="004B2792" w:rsidRPr="006203B0" w:rsidRDefault="004B2792" w:rsidP="000A6C1E">
      <w:pPr>
        <w:autoSpaceDE w:val="0"/>
        <w:autoSpaceDN w:val="0"/>
        <w:adjustRightInd w:val="0"/>
        <w:spacing w:before="60" w:after="60"/>
        <w:jc w:val="both"/>
        <w:rPr>
          <w:rFonts w:ascii="Arial" w:hAnsi="Arial" w:cs="Arial"/>
          <w:b/>
          <w:bCs/>
          <w:sz w:val="22"/>
          <w:szCs w:val="22"/>
          <w:rPrChange w:id="1466" w:author="Auditor Interno" w:date="2019-10-10T16:21:00Z">
            <w:rPr>
              <w:rFonts w:ascii="Tahoma" w:hAnsi="Tahoma" w:cs="Tahoma"/>
              <w:b/>
              <w:bCs/>
            </w:rPr>
          </w:rPrChange>
        </w:rPr>
      </w:pPr>
    </w:p>
    <w:p w14:paraId="71123782" w14:textId="034F3939" w:rsidR="004B2792" w:rsidRPr="006203B0" w:rsidRDefault="004B2792" w:rsidP="000A6C1E">
      <w:pPr>
        <w:numPr>
          <w:ilvl w:val="0"/>
          <w:numId w:val="10"/>
        </w:numPr>
        <w:autoSpaceDE w:val="0"/>
        <w:autoSpaceDN w:val="0"/>
        <w:adjustRightInd w:val="0"/>
        <w:spacing w:before="60" w:after="60"/>
        <w:jc w:val="both"/>
        <w:rPr>
          <w:rFonts w:ascii="Arial" w:hAnsi="Arial" w:cs="Arial"/>
          <w:bCs/>
          <w:sz w:val="22"/>
          <w:szCs w:val="22"/>
          <w:rPrChange w:id="1467" w:author="Auditor Interno" w:date="2019-10-10T16:21:00Z">
            <w:rPr>
              <w:rFonts w:ascii="Tahoma" w:hAnsi="Tahoma" w:cs="Tahoma"/>
              <w:bCs/>
            </w:rPr>
          </w:rPrChange>
        </w:rPr>
      </w:pPr>
      <w:r w:rsidRPr="006203B0">
        <w:rPr>
          <w:rFonts w:ascii="Arial" w:hAnsi="Arial" w:cs="Arial"/>
          <w:bCs/>
          <w:sz w:val="22"/>
          <w:szCs w:val="22"/>
          <w:rPrChange w:id="1468" w:author="Auditor Interno" w:date="2019-10-10T16:21:00Z">
            <w:rPr>
              <w:rFonts w:ascii="Tahoma" w:hAnsi="Tahoma" w:cs="Tahoma"/>
              <w:bCs/>
            </w:rPr>
          </w:rPrChange>
        </w:rPr>
        <w:t>Pasar</w:t>
      </w:r>
      <w:r w:rsidR="00EE454C" w:rsidRPr="006203B0">
        <w:rPr>
          <w:rFonts w:ascii="Arial" w:hAnsi="Arial" w:cs="Arial"/>
          <w:bCs/>
          <w:sz w:val="22"/>
          <w:szCs w:val="22"/>
          <w:rPrChange w:id="1469" w:author="Auditor Interno" w:date="2019-10-10T16:21:00Z">
            <w:rPr>
              <w:rFonts w:ascii="Tahoma" w:hAnsi="Tahoma" w:cs="Tahoma"/>
              <w:bCs/>
            </w:rPr>
          </w:rPrChange>
        </w:rPr>
        <w:t xml:space="preserve"> con el </w:t>
      </w:r>
      <w:r w:rsidR="00281BB9" w:rsidRPr="006203B0">
        <w:rPr>
          <w:rFonts w:ascii="Arial" w:hAnsi="Arial" w:cs="Arial"/>
          <w:bCs/>
          <w:sz w:val="22"/>
          <w:szCs w:val="22"/>
          <w:rPrChange w:id="1470" w:author="Auditor Interno" w:date="2019-10-10T16:21:00Z">
            <w:rPr>
              <w:rFonts w:ascii="Tahoma" w:hAnsi="Tahoma" w:cs="Tahoma"/>
              <w:bCs/>
            </w:rPr>
          </w:rPrChange>
        </w:rPr>
        <w:t>Contador General</w:t>
      </w:r>
      <w:r w:rsidR="006C14D9" w:rsidRPr="006203B0">
        <w:rPr>
          <w:rFonts w:ascii="Arial" w:hAnsi="Arial" w:cs="Arial"/>
          <w:bCs/>
          <w:sz w:val="22"/>
          <w:szCs w:val="22"/>
          <w:rPrChange w:id="1471" w:author="Auditor Interno" w:date="2019-10-10T16:21:00Z">
            <w:rPr>
              <w:rFonts w:ascii="Tahoma" w:hAnsi="Tahoma" w:cs="Tahoma"/>
              <w:bCs/>
            </w:rPr>
          </w:rPrChange>
        </w:rPr>
        <w:t xml:space="preserve"> con el </w:t>
      </w:r>
      <w:ins w:id="1472" w:author="Auditor Interno" w:date="2019-01-02T14:12:00Z">
        <w:r w:rsidR="00E4462D" w:rsidRPr="006203B0">
          <w:rPr>
            <w:rFonts w:ascii="Arial" w:hAnsi="Arial" w:cs="Arial"/>
            <w:bCs/>
            <w:sz w:val="22"/>
            <w:szCs w:val="22"/>
            <w:rPrChange w:id="1473" w:author="Auditor Interno" w:date="2019-10-10T16:21:00Z">
              <w:rPr>
                <w:rFonts w:ascii="Tahoma" w:hAnsi="Tahoma" w:cs="Tahoma"/>
                <w:bCs/>
              </w:rPr>
            </w:rPrChange>
          </w:rPr>
          <w:t>f</w:t>
        </w:r>
      </w:ins>
      <w:del w:id="1474" w:author="Auditor Interno" w:date="2019-01-02T14:12:00Z">
        <w:r w:rsidR="006C14D9" w:rsidRPr="006203B0" w:rsidDel="00E4462D">
          <w:rPr>
            <w:rFonts w:ascii="Arial" w:hAnsi="Arial" w:cs="Arial"/>
            <w:bCs/>
            <w:sz w:val="22"/>
            <w:szCs w:val="22"/>
            <w:rPrChange w:id="1475" w:author="Auditor Interno" w:date="2019-10-10T16:21:00Z">
              <w:rPr>
                <w:rFonts w:ascii="Tahoma" w:hAnsi="Tahoma" w:cs="Tahoma"/>
                <w:bCs/>
              </w:rPr>
            </w:rPrChange>
          </w:rPr>
          <w:delText>F</w:delText>
        </w:r>
      </w:del>
      <w:r w:rsidR="006C14D9" w:rsidRPr="006203B0">
        <w:rPr>
          <w:rFonts w:ascii="Arial" w:hAnsi="Arial" w:cs="Arial"/>
          <w:bCs/>
          <w:sz w:val="22"/>
          <w:szCs w:val="22"/>
          <w:rPrChange w:id="1476" w:author="Auditor Interno" w:date="2019-10-10T16:21:00Z">
            <w:rPr>
              <w:rFonts w:ascii="Tahoma" w:hAnsi="Tahoma" w:cs="Tahoma"/>
              <w:bCs/>
            </w:rPr>
          </w:rPrChange>
        </w:rPr>
        <w:t>ormato solicitud</w:t>
      </w:r>
      <w:ins w:id="1477" w:author="Guadalupe Arana" w:date="2018-08-14T10:47:00Z">
        <w:r w:rsidR="00E02734" w:rsidRPr="006203B0">
          <w:rPr>
            <w:rFonts w:ascii="Arial" w:hAnsi="Arial" w:cs="Arial"/>
            <w:bCs/>
            <w:sz w:val="22"/>
            <w:szCs w:val="22"/>
            <w:rPrChange w:id="1478" w:author="Auditor Interno" w:date="2019-10-10T16:21:00Z">
              <w:rPr>
                <w:rFonts w:ascii="Tahoma" w:hAnsi="Tahoma" w:cs="Tahoma"/>
                <w:bCs/>
              </w:rPr>
            </w:rPrChange>
          </w:rPr>
          <w:t>, acomp</w:t>
        </w:r>
      </w:ins>
      <w:ins w:id="1479" w:author="Guadalupe Arana" w:date="2018-08-14T10:48:00Z">
        <w:r w:rsidR="00E02734" w:rsidRPr="006203B0">
          <w:rPr>
            <w:rFonts w:ascii="Arial" w:hAnsi="Arial" w:cs="Arial"/>
            <w:bCs/>
            <w:sz w:val="22"/>
            <w:szCs w:val="22"/>
            <w:rPrChange w:id="1480" w:author="Auditor Interno" w:date="2019-10-10T16:21:00Z">
              <w:rPr>
                <w:rFonts w:ascii="Tahoma" w:hAnsi="Tahoma" w:cs="Tahoma"/>
                <w:bCs/>
              </w:rPr>
            </w:rPrChange>
          </w:rPr>
          <w:t>añado de la</w:t>
        </w:r>
      </w:ins>
      <w:del w:id="1481" w:author="Guadalupe Arana" w:date="2018-08-14T10:47:00Z">
        <w:r w:rsidR="00EE454C" w:rsidRPr="006203B0" w:rsidDel="00E02734">
          <w:rPr>
            <w:rFonts w:ascii="Arial" w:hAnsi="Arial" w:cs="Arial"/>
            <w:bCs/>
            <w:sz w:val="22"/>
            <w:szCs w:val="22"/>
            <w:rPrChange w:id="1482" w:author="Auditor Interno" w:date="2019-10-10T16:21:00Z">
              <w:rPr>
                <w:rFonts w:ascii="Tahoma" w:hAnsi="Tahoma" w:cs="Tahoma"/>
                <w:bCs/>
              </w:rPr>
            </w:rPrChange>
          </w:rPr>
          <w:delText xml:space="preserve"> o</w:delText>
        </w:r>
      </w:del>
      <w:r w:rsidR="006C14D9" w:rsidRPr="006203B0">
        <w:rPr>
          <w:rFonts w:ascii="Arial" w:hAnsi="Arial" w:cs="Arial"/>
          <w:bCs/>
          <w:sz w:val="22"/>
          <w:szCs w:val="22"/>
          <w:rPrChange w:id="1483" w:author="Auditor Interno" w:date="2019-10-10T16:21:00Z">
            <w:rPr>
              <w:rFonts w:ascii="Tahoma" w:hAnsi="Tahoma" w:cs="Tahoma"/>
              <w:bCs/>
            </w:rPr>
          </w:rPrChange>
        </w:rPr>
        <w:t xml:space="preserve"> </w:t>
      </w:r>
      <w:r w:rsidRPr="006203B0">
        <w:rPr>
          <w:rFonts w:ascii="Arial" w:hAnsi="Arial" w:cs="Arial"/>
          <w:bCs/>
          <w:sz w:val="22"/>
          <w:szCs w:val="22"/>
          <w:rPrChange w:id="1484" w:author="Auditor Interno" w:date="2019-10-10T16:21:00Z">
            <w:rPr>
              <w:rFonts w:ascii="Tahoma" w:hAnsi="Tahoma" w:cs="Tahoma"/>
              <w:bCs/>
            </w:rPr>
          </w:rPrChange>
        </w:rPr>
        <w:t>convocatoria</w:t>
      </w:r>
      <w:r w:rsidR="00EE454C" w:rsidRPr="006203B0">
        <w:rPr>
          <w:rFonts w:ascii="Arial" w:hAnsi="Arial" w:cs="Arial"/>
          <w:bCs/>
          <w:sz w:val="22"/>
          <w:szCs w:val="22"/>
          <w:rPrChange w:id="1485" w:author="Auditor Interno" w:date="2019-10-10T16:21:00Z">
            <w:rPr>
              <w:rFonts w:ascii="Tahoma" w:hAnsi="Tahoma" w:cs="Tahoma"/>
              <w:bCs/>
            </w:rPr>
          </w:rPrChange>
        </w:rPr>
        <w:t xml:space="preserve"> u</w:t>
      </w:r>
      <w:r w:rsidRPr="006203B0">
        <w:rPr>
          <w:rFonts w:ascii="Arial" w:hAnsi="Arial" w:cs="Arial"/>
          <w:bCs/>
          <w:sz w:val="22"/>
          <w:szCs w:val="22"/>
          <w:rPrChange w:id="1486" w:author="Auditor Interno" w:date="2019-10-10T16:21:00Z">
            <w:rPr>
              <w:rFonts w:ascii="Tahoma" w:hAnsi="Tahoma" w:cs="Tahoma"/>
              <w:bCs/>
            </w:rPr>
          </w:rPrChange>
        </w:rPr>
        <w:t xml:space="preserve"> oficio de comisión </w:t>
      </w:r>
      <w:del w:id="1487" w:author="Guadalupe Arana" w:date="2018-08-14T10:48:00Z">
        <w:r w:rsidRPr="006203B0" w:rsidDel="00E02734">
          <w:rPr>
            <w:rFonts w:ascii="Arial" w:hAnsi="Arial" w:cs="Arial"/>
            <w:bCs/>
            <w:sz w:val="22"/>
            <w:szCs w:val="22"/>
            <w:rPrChange w:id="1488" w:author="Auditor Interno" w:date="2019-10-10T16:21:00Z">
              <w:rPr>
                <w:rFonts w:ascii="Tahoma" w:hAnsi="Tahoma" w:cs="Tahoma"/>
                <w:bCs/>
              </w:rPr>
            </w:rPrChange>
          </w:rPr>
          <w:delText xml:space="preserve">y recibo </w:delText>
        </w:r>
      </w:del>
      <w:r w:rsidRPr="006203B0">
        <w:rPr>
          <w:rFonts w:ascii="Arial" w:hAnsi="Arial" w:cs="Arial"/>
          <w:bCs/>
          <w:sz w:val="22"/>
          <w:szCs w:val="22"/>
          <w:rPrChange w:id="1489" w:author="Auditor Interno" w:date="2019-10-10T16:21:00Z">
            <w:rPr>
              <w:rFonts w:ascii="Tahoma" w:hAnsi="Tahoma" w:cs="Tahoma"/>
              <w:bCs/>
            </w:rPr>
          </w:rPrChange>
        </w:rPr>
        <w:t xml:space="preserve">firmado y </w:t>
      </w:r>
      <w:r w:rsidR="006C14D9" w:rsidRPr="006203B0">
        <w:rPr>
          <w:rFonts w:ascii="Arial" w:hAnsi="Arial" w:cs="Arial"/>
          <w:bCs/>
          <w:sz w:val="22"/>
          <w:szCs w:val="22"/>
          <w:rPrChange w:id="1490" w:author="Auditor Interno" w:date="2019-10-10T16:21:00Z">
            <w:rPr>
              <w:rFonts w:ascii="Tahoma" w:hAnsi="Tahoma" w:cs="Tahoma"/>
              <w:bCs/>
            </w:rPr>
          </w:rPrChange>
        </w:rPr>
        <w:t>autorizado por la G</w:t>
      </w:r>
      <w:r w:rsidRPr="006203B0">
        <w:rPr>
          <w:rFonts w:ascii="Arial" w:hAnsi="Arial" w:cs="Arial"/>
          <w:bCs/>
          <w:sz w:val="22"/>
          <w:szCs w:val="22"/>
          <w:rPrChange w:id="1491" w:author="Auditor Interno" w:date="2019-10-10T16:21:00Z">
            <w:rPr>
              <w:rFonts w:ascii="Tahoma" w:hAnsi="Tahoma" w:cs="Tahoma"/>
              <w:bCs/>
            </w:rPr>
          </w:rPrChange>
        </w:rPr>
        <w:t>erencia</w:t>
      </w:r>
      <w:r w:rsidR="006C14D9" w:rsidRPr="006203B0">
        <w:rPr>
          <w:rFonts w:ascii="Arial" w:hAnsi="Arial" w:cs="Arial"/>
          <w:bCs/>
          <w:sz w:val="22"/>
          <w:szCs w:val="22"/>
          <w:rPrChange w:id="1492" w:author="Auditor Interno" w:date="2019-10-10T16:21:00Z">
            <w:rPr>
              <w:rFonts w:ascii="Tahoma" w:hAnsi="Tahoma" w:cs="Tahoma"/>
              <w:bCs/>
            </w:rPr>
          </w:rPrChange>
        </w:rPr>
        <w:t xml:space="preserve"> General</w:t>
      </w:r>
      <w:r w:rsidRPr="006203B0">
        <w:rPr>
          <w:rFonts w:ascii="Arial" w:hAnsi="Arial" w:cs="Arial"/>
          <w:bCs/>
          <w:sz w:val="22"/>
          <w:szCs w:val="22"/>
          <w:rPrChange w:id="1493" w:author="Auditor Interno" w:date="2019-10-10T16:21:00Z">
            <w:rPr>
              <w:rFonts w:ascii="Tahoma" w:hAnsi="Tahoma" w:cs="Tahoma"/>
              <w:bCs/>
            </w:rPr>
          </w:rPrChange>
        </w:rPr>
        <w:t>.</w:t>
      </w:r>
    </w:p>
    <w:p w14:paraId="62E87886" w14:textId="77777777" w:rsidR="004B2792" w:rsidRPr="006203B0" w:rsidRDefault="005C5E90" w:rsidP="000A6C1E">
      <w:pPr>
        <w:numPr>
          <w:ilvl w:val="0"/>
          <w:numId w:val="10"/>
        </w:numPr>
        <w:autoSpaceDE w:val="0"/>
        <w:autoSpaceDN w:val="0"/>
        <w:adjustRightInd w:val="0"/>
        <w:spacing w:before="60" w:after="60"/>
        <w:jc w:val="both"/>
        <w:rPr>
          <w:rFonts w:ascii="Arial" w:hAnsi="Arial" w:cs="Arial"/>
          <w:bCs/>
          <w:sz w:val="22"/>
          <w:szCs w:val="22"/>
          <w:rPrChange w:id="1494" w:author="Auditor Interno" w:date="2019-10-10T16:21:00Z">
            <w:rPr>
              <w:rFonts w:ascii="Tahoma" w:hAnsi="Tahoma" w:cs="Tahoma"/>
              <w:bCs/>
            </w:rPr>
          </w:rPrChange>
        </w:rPr>
      </w:pPr>
      <w:r w:rsidRPr="006203B0">
        <w:rPr>
          <w:rFonts w:ascii="Arial" w:hAnsi="Arial" w:cs="Arial"/>
          <w:bCs/>
          <w:sz w:val="22"/>
          <w:szCs w:val="22"/>
          <w:rPrChange w:id="1495" w:author="Auditor Interno" w:date="2019-10-10T16:21:00Z">
            <w:rPr>
              <w:rFonts w:ascii="Tahoma" w:hAnsi="Tahoma" w:cs="Tahoma"/>
              <w:bCs/>
            </w:rPr>
          </w:rPrChange>
        </w:rPr>
        <w:t>R</w:t>
      </w:r>
      <w:r w:rsidR="004B2792" w:rsidRPr="006203B0">
        <w:rPr>
          <w:rFonts w:ascii="Arial" w:hAnsi="Arial" w:cs="Arial"/>
          <w:bCs/>
          <w:sz w:val="22"/>
          <w:szCs w:val="22"/>
          <w:rPrChange w:id="1496" w:author="Auditor Interno" w:date="2019-10-10T16:21:00Z">
            <w:rPr>
              <w:rFonts w:ascii="Tahoma" w:hAnsi="Tahoma" w:cs="Tahoma"/>
              <w:bCs/>
            </w:rPr>
          </w:rPrChange>
        </w:rPr>
        <w:t>ecibir el efectivo de caja</w:t>
      </w:r>
      <w:r w:rsidR="006C14D9" w:rsidRPr="006203B0">
        <w:rPr>
          <w:rFonts w:ascii="Arial" w:hAnsi="Arial" w:cs="Arial"/>
          <w:bCs/>
          <w:sz w:val="22"/>
          <w:szCs w:val="22"/>
          <w:rPrChange w:id="1497" w:author="Auditor Interno" w:date="2019-10-10T16:21:00Z">
            <w:rPr>
              <w:rFonts w:ascii="Tahoma" w:hAnsi="Tahoma" w:cs="Tahoma"/>
              <w:bCs/>
            </w:rPr>
          </w:rPrChange>
        </w:rPr>
        <w:t>, cheque o transferencia electrónica.</w:t>
      </w:r>
    </w:p>
    <w:p w14:paraId="0B64A817" w14:textId="77777777" w:rsidR="000E0020" w:rsidRPr="001A65F3" w:rsidDel="001A65F3" w:rsidRDefault="000E0020" w:rsidP="006C14D9">
      <w:pPr>
        <w:autoSpaceDE w:val="0"/>
        <w:autoSpaceDN w:val="0"/>
        <w:adjustRightInd w:val="0"/>
        <w:jc w:val="both"/>
        <w:rPr>
          <w:del w:id="1498" w:author="Auditor Interno" w:date="2019-01-02T13:31:00Z"/>
          <w:rFonts w:ascii="Arial" w:hAnsi="Arial" w:cs="Arial"/>
          <w:bCs/>
          <w:sz w:val="26"/>
          <w:szCs w:val="26"/>
          <w:rPrChange w:id="1499" w:author="Asus_Generico" w:date="2022-04-13T08:43:00Z">
            <w:rPr>
              <w:del w:id="1500" w:author="Auditor Interno" w:date="2019-01-02T13:31:00Z"/>
              <w:rFonts w:ascii="Arial" w:hAnsi="Arial" w:cs="Arial"/>
              <w:bCs/>
              <w:sz w:val="22"/>
              <w:szCs w:val="22"/>
            </w:rPr>
          </w:rPrChange>
        </w:rPr>
      </w:pPr>
    </w:p>
    <w:p w14:paraId="2F91340D" w14:textId="67226E3A" w:rsidR="00A34473" w:rsidRPr="001A65F3" w:rsidDel="00745097" w:rsidRDefault="00A34473" w:rsidP="006C14D9">
      <w:pPr>
        <w:autoSpaceDE w:val="0"/>
        <w:autoSpaceDN w:val="0"/>
        <w:adjustRightInd w:val="0"/>
        <w:jc w:val="both"/>
        <w:rPr>
          <w:del w:id="1501" w:author="Auditor Interno" w:date="2019-01-02T13:31:00Z"/>
          <w:rFonts w:ascii="Arial" w:hAnsi="Arial" w:cs="Arial"/>
          <w:bCs/>
          <w:sz w:val="22"/>
          <w:szCs w:val="22"/>
          <w:rPrChange w:id="1502" w:author="Asus_Generico" w:date="2022-04-13T08:38:00Z">
            <w:rPr>
              <w:del w:id="1503" w:author="Auditor Interno" w:date="2019-01-02T13:31:00Z"/>
              <w:rFonts w:ascii="Tahoma" w:hAnsi="Tahoma" w:cs="Tahoma"/>
              <w:bCs/>
            </w:rPr>
          </w:rPrChange>
        </w:rPr>
      </w:pPr>
    </w:p>
    <w:p w14:paraId="7086AB50" w14:textId="2EEB9943" w:rsidR="00A34473" w:rsidRPr="001A65F3" w:rsidDel="00745097" w:rsidRDefault="00A34473" w:rsidP="006C14D9">
      <w:pPr>
        <w:autoSpaceDE w:val="0"/>
        <w:autoSpaceDN w:val="0"/>
        <w:adjustRightInd w:val="0"/>
        <w:jc w:val="both"/>
        <w:rPr>
          <w:del w:id="1504" w:author="Auditor Interno" w:date="2019-01-02T13:31:00Z"/>
          <w:rFonts w:ascii="Arial" w:hAnsi="Arial" w:cs="Arial"/>
          <w:bCs/>
          <w:sz w:val="22"/>
          <w:szCs w:val="22"/>
          <w:rPrChange w:id="1505" w:author="Asus_Generico" w:date="2022-04-13T08:38:00Z">
            <w:rPr>
              <w:del w:id="1506" w:author="Auditor Interno" w:date="2019-01-02T13:31:00Z"/>
              <w:rFonts w:ascii="Tahoma" w:hAnsi="Tahoma" w:cs="Tahoma"/>
              <w:bCs/>
            </w:rPr>
          </w:rPrChange>
        </w:rPr>
      </w:pPr>
    </w:p>
    <w:p w14:paraId="2BB85720" w14:textId="1F63724A" w:rsidR="00281BB9" w:rsidRPr="001A65F3" w:rsidDel="00745097" w:rsidRDefault="00281BB9" w:rsidP="006C14D9">
      <w:pPr>
        <w:autoSpaceDE w:val="0"/>
        <w:autoSpaceDN w:val="0"/>
        <w:adjustRightInd w:val="0"/>
        <w:jc w:val="both"/>
        <w:rPr>
          <w:del w:id="1507" w:author="Auditor Interno" w:date="2019-01-02T13:31:00Z"/>
          <w:rFonts w:ascii="Arial" w:hAnsi="Arial" w:cs="Arial"/>
          <w:bCs/>
          <w:sz w:val="22"/>
          <w:szCs w:val="22"/>
          <w:rPrChange w:id="1508" w:author="Asus_Generico" w:date="2022-04-13T08:38:00Z">
            <w:rPr>
              <w:del w:id="1509" w:author="Auditor Interno" w:date="2019-01-02T13:31:00Z"/>
              <w:rFonts w:ascii="Tahoma" w:hAnsi="Tahoma" w:cs="Tahoma"/>
              <w:bCs/>
            </w:rPr>
          </w:rPrChange>
        </w:rPr>
      </w:pPr>
    </w:p>
    <w:p w14:paraId="63DD4853" w14:textId="77777777" w:rsidR="00281BB9" w:rsidRPr="001A65F3" w:rsidDel="00985926" w:rsidRDefault="00281BB9" w:rsidP="006C14D9">
      <w:pPr>
        <w:autoSpaceDE w:val="0"/>
        <w:autoSpaceDN w:val="0"/>
        <w:adjustRightInd w:val="0"/>
        <w:jc w:val="both"/>
        <w:rPr>
          <w:del w:id="1510" w:author="Auditor Interno" w:date="2019-10-11T13:22:00Z"/>
          <w:rFonts w:ascii="Arial" w:hAnsi="Arial" w:cs="Arial"/>
          <w:bCs/>
          <w:sz w:val="22"/>
          <w:szCs w:val="22"/>
          <w:rPrChange w:id="1511" w:author="Asus_Generico" w:date="2022-04-13T08:38:00Z">
            <w:rPr>
              <w:del w:id="1512" w:author="Auditor Interno" w:date="2019-10-11T13:22:00Z"/>
              <w:rFonts w:ascii="Tahoma" w:hAnsi="Tahoma" w:cs="Tahoma"/>
              <w:bCs/>
            </w:rPr>
          </w:rPrChange>
        </w:rPr>
      </w:pPr>
    </w:p>
    <w:p w14:paraId="79671F09" w14:textId="77777777" w:rsidR="000E0020" w:rsidRPr="001A65F3" w:rsidRDefault="000E0020" w:rsidP="006C14D9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2"/>
          <w:szCs w:val="22"/>
          <w:rPrChange w:id="1513" w:author="Asus_Generico" w:date="2022-04-13T08:38:00Z">
            <w:rPr>
              <w:rFonts w:ascii="Tahoma" w:hAnsi="Tahoma" w:cs="Tahoma"/>
              <w:bCs/>
            </w:rPr>
          </w:rPrChange>
        </w:rPr>
      </w:pPr>
    </w:p>
    <w:p w14:paraId="041E8998" w14:textId="4C43A471" w:rsidR="00425082" w:rsidRPr="00A375A6" w:rsidRDefault="000D1276">
      <w:pPr>
        <w:pStyle w:val="Ttulo1"/>
        <w:rPr>
          <w:rFonts w:ascii="Arial" w:hAnsi="Arial" w:cs="Arial"/>
          <w:b/>
          <w:rPrChange w:id="1514" w:author="GHIA" w:date="2023-09-21T13:00:00Z">
            <w:rPr>
              <w:rFonts w:ascii="Tahoma" w:hAnsi="Tahoma" w:cs="Tahoma"/>
              <w:b/>
              <w:bCs/>
            </w:rPr>
          </w:rPrChange>
        </w:rPr>
        <w:pPrChange w:id="1515" w:author="Auditor Interno" w:date="2019-10-10T16:37:00Z">
          <w:pPr>
            <w:numPr>
              <w:numId w:val="20"/>
            </w:numPr>
            <w:autoSpaceDE w:val="0"/>
            <w:autoSpaceDN w:val="0"/>
            <w:adjustRightInd w:val="0"/>
            <w:ind w:left="720" w:hanging="360"/>
            <w:jc w:val="both"/>
          </w:pPr>
        </w:pPrChange>
      </w:pPr>
      <w:bookmarkStart w:id="1516" w:name="_Toc21692626"/>
      <w:ins w:id="1517" w:author="Auditor Interno" w:date="2019-10-10T16:41:00Z">
        <w:r w:rsidRPr="00A375A6">
          <w:rPr>
            <w:rFonts w:ascii="Arial" w:hAnsi="Arial" w:cs="Arial"/>
            <w:b/>
            <w:color w:val="auto"/>
            <w:sz w:val="24"/>
            <w:rPrChange w:id="1518" w:author="GHIA" w:date="2023-09-21T13:00:00Z">
              <w:rPr>
                <w:rFonts w:ascii="Arial" w:hAnsi="Arial" w:cs="Arial"/>
                <w:b/>
              </w:rPr>
            </w:rPrChange>
          </w:rPr>
          <w:t xml:space="preserve">8. </w:t>
        </w:r>
      </w:ins>
      <w:r w:rsidR="006C14D9" w:rsidRPr="00A375A6">
        <w:rPr>
          <w:rFonts w:ascii="Arial" w:hAnsi="Arial" w:cs="Arial"/>
          <w:b/>
          <w:color w:val="auto"/>
          <w:sz w:val="24"/>
          <w:rPrChange w:id="1519" w:author="GHIA" w:date="2023-09-21T13:00:00Z">
            <w:rPr>
              <w:rFonts w:ascii="Tahoma" w:hAnsi="Tahoma" w:cs="Tahoma"/>
              <w:b/>
              <w:bCs/>
            </w:rPr>
          </w:rPrChange>
        </w:rPr>
        <w:t>VIÁTICOS A DIRECTIVOS.</w:t>
      </w:r>
      <w:bookmarkEnd w:id="1516"/>
    </w:p>
    <w:p w14:paraId="2291404C" w14:textId="77777777" w:rsidR="00425082" w:rsidRPr="00A375A6" w:rsidRDefault="00425082" w:rsidP="00F552C6">
      <w:pPr>
        <w:autoSpaceDE w:val="0"/>
        <w:autoSpaceDN w:val="0"/>
        <w:adjustRightInd w:val="0"/>
        <w:rPr>
          <w:rFonts w:ascii="Arial" w:hAnsi="Arial" w:cs="Arial"/>
          <w:b/>
          <w:bCs/>
          <w:sz w:val="22"/>
          <w:szCs w:val="22"/>
          <w:rPrChange w:id="1520" w:author="GHIA" w:date="2023-09-21T13:00:00Z">
            <w:rPr>
              <w:rFonts w:ascii="Tahoma" w:hAnsi="Tahoma" w:cs="Tahoma"/>
              <w:b/>
              <w:bCs/>
            </w:rPr>
          </w:rPrChange>
        </w:rPr>
      </w:pPr>
    </w:p>
    <w:p w14:paraId="395C604D" w14:textId="1EB9FD1A" w:rsidR="006F124A" w:rsidRPr="00A375A6" w:rsidRDefault="006C14D9" w:rsidP="00F552C6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2"/>
          <w:szCs w:val="22"/>
          <w:rPrChange w:id="1521" w:author="GHIA" w:date="2023-09-21T13:00:00Z">
            <w:rPr>
              <w:rFonts w:ascii="Tahoma" w:hAnsi="Tahoma" w:cs="Tahoma"/>
              <w:bCs/>
            </w:rPr>
          </w:rPrChange>
        </w:rPr>
      </w:pPr>
      <w:r w:rsidRPr="00A375A6">
        <w:rPr>
          <w:rFonts w:ascii="Arial" w:hAnsi="Arial" w:cs="Arial"/>
          <w:bCs/>
          <w:sz w:val="22"/>
          <w:szCs w:val="22"/>
          <w:rPrChange w:id="1522" w:author="GHIA" w:date="2023-09-21T13:00:00Z">
            <w:rPr>
              <w:rFonts w:ascii="Tahoma" w:hAnsi="Tahoma" w:cs="Tahoma"/>
              <w:bCs/>
            </w:rPr>
          </w:rPrChange>
        </w:rPr>
        <w:t>E</w:t>
      </w:r>
      <w:r w:rsidR="0000440A" w:rsidRPr="00A375A6">
        <w:rPr>
          <w:rFonts w:ascii="Arial" w:hAnsi="Arial" w:cs="Arial"/>
          <w:bCs/>
          <w:sz w:val="22"/>
          <w:szCs w:val="22"/>
          <w:rPrChange w:id="1523" w:author="GHIA" w:date="2023-09-21T13:00:00Z">
            <w:rPr>
              <w:rFonts w:ascii="Tahoma" w:hAnsi="Tahoma" w:cs="Tahoma"/>
              <w:bCs/>
            </w:rPr>
          </w:rPrChange>
        </w:rPr>
        <w:t>l pago de viáticos a directivos se autoriza para que sea a través de un recibo que</w:t>
      </w:r>
      <w:r w:rsidRPr="00A375A6">
        <w:rPr>
          <w:rFonts w:ascii="Arial" w:hAnsi="Arial" w:cs="Arial"/>
          <w:bCs/>
          <w:sz w:val="22"/>
          <w:szCs w:val="22"/>
          <w:rPrChange w:id="1524" w:author="GHIA" w:date="2023-09-21T13:00:00Z">
            <w:rPr>
              <w:rFonts w:ascii="Tahoma" w:hAnsi="Tahoma" w:cs="Tahoma"/>
              <w:bCs/>
            </w:rPr>
          </w:rPrChange>
        </w:rPr>
        <w:t xml:space="preserve"> en su caso elaborará </w:t>
      </w:r>
      <w:r w:rsidR="00E91A48" w:rsidRPr="00A375A6">
        <w:rPr>
          <w:rFonts w:ascii="Arial" w:hAnsi="Arial" w:cs="Arial"/>
          <w:bCs/>
          <w:sz w:val="22"/>
          <w:szCs w:val="22"/>
          <w:rPrChange w:id="1525" w:author="GHIA" w:date="2023-09-21T13:00:00Z">
            <w:rPr>
              <w:rFonts w:ascii="Tahoma" w:hAnsi="Tahoma" w:cs="Tahoma"/>
              <w:bCs/>
            </w:rPr>
          </w:rPrChange>
        </w:rPr>
        <w:t>el Contador General</w:t>
      </w:r>
      <w:r w:rsidRPr="00A375A6">
        <w:rPr>
          <w:rFonts w:ascii="Arial" w:hAnsi="Arial" w:cs="Arial"/>
          <w:bCs/>
          <w:sz w:val="22"/>
          <w:szCs w:val="22"/>
          <w:rPrChange w:id="1526" w:author="GHIA" w:date="2023-09-21T13:00:00Z">
            <w:rPr>
              <w:rFonts w:ascii="Tahoma" w:hAnsi="Tahoma" w:cs="Tahoma"/>
              <w:bCs/>
            </w:rPr>
          </w:rPrChange>
        </w:rPr>
        <w:t xml:space="preserve"> d</w:t>
      </w:r>
      <w:r w:rsidR="003D57D8" w:rsidRPr="00A375A6">
        <w:rPr>
          <w:rFonts w:ascii="Arial" w:hAnsi="Arial" w:cs="Arial"/>
          <w:bCs/>
          <w:sz w:val="22"/>
          <w:szCs w:val="22"/>
          <w:rPrChange w:id="1527" w:author="GHIA" w:date="2023-09-21T13:00:00Z">
            <w:rPr>
              <w:rFonts w:ascii="Tahoma" w:hAnsi="Tahoma" w:cs="Tahoma"/>
              <w:bCs/>
            </w:rPr>
          </w:rPrChange>
        </w:rPr>
        <w:t>e acuerdo a lo siguiente:</w:t>
      </w:r>
    </w:p>
    <w:p w14:paraId="27E748C2" w14:textId="77777777" w:rsidR="003D57D8" w:rsidRPr="00A375A6" w:rsidRDefault="003D57D8" w:rsidP="00F552C6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2"/>
          <w:szCs w:val="22"/>
          <w:rPrChange w:id="1528" w:author="GHIA" w:date="2023-09-21T13:00:00Z">
            <w:rPr>
              <w:rFonts w:ascii="Tahoma" w:hAnsi="Tahoma" w:cs="Tahoma"/>
              <w:bCs/>
            </w:rPr>
          </w:rPrChange>
        </w:rPr>
      </w:pPr>
    </w:p>
    <w:p w14:paraId="6EDF0BB2" w14:textId="77777777" w:rsidR="006C14D9" w:rsidRPr="00A375A6" w:rsidRDefault="003D57D8" w:rsidP="000A6C1E">
      <w:pPr>
        <w:numPr>
          <w:ilvl w:val="0"/>
          <w:numId w:val="19"/>
        </w:numPr>
        <w:autoSpaceDE w:val="0"/>
        <w:autoSpaceDN w:val="0"/>
        <w:adjustRightInd w:val="0"/>
        <w:spacing w:before="60" w:after="60"/>
        <w:ind w:left="714" w:hanging="357"/>
        <w:jc w:val="both"/>
        <w:rPr>
          <w:rFonts w:ascii="Arial" w:hAnsi="Arial" w:cs="Arial"/>
          <w:bCs/>
          <w:sz w:val="22"/>
          <w:szCs w:val="22"/>
          <w:rPrChange w:id="1529" w:author="GHIA" w:date="2023-09-21T13:00:00Z">
            <w:rPr>
              <w:rFonts w:ascii="Tahoma" w:hAnsi="Tahoma" w:cs="Tahoma"/>
              <w:bCs/>
            </w:rPr>
          </w:rPrChange>
        </w:rPr>
      </w:pPr>
      <w:r w:rsidRPr="00A375A6">
        <w:rPr>
          <w:rFonts w:ascii="Arial" w:hAnsi="Arial" w:cs="Arial"/>
          <w:bCs/>
          <w:sz w:val="22"/>
          <w:szCs w:val="22"/>
          <w:rPrChange w:id="1530" w:author="GHIA" w:date="2023-09-21T13:00:00Z">
            <w:rPr>
              <w:rFonts w:ascii="Tahoma" w:hAnsi="Tahoma" w:cs="Tahoma"/>
              <w:bCs/>
            </w:rPr>
          </w:rPrChange>
        </w:rPr>
        <w:t>Los apoyos para viáticos de los directivos se pag</w:t>
      </w:r>
      <w:r w:rsidR="000C55EE" w:rsidRPr="00A375A6">
        <w:rPr>
          <w:rFonts w:ascii="Arial" w:hAnsi="Arial" w:cs="Arial"/>
          <w:bCs/>
          <w:sz w:val="22"/>
          <w:szCs w:val="22"/>
          <w:rPrChange w:id="1531" w:author="GHIA" w:date="2023-09-21T13:00:00Z">
            <w:rPr>
              <w:rFonts w:ascii="Tahoma" w:hAnsi="Tahoma" w:cs="Tahoma"/>
              <w:bCs/>
            </w:rPr>
          </w:rPrChange>
        </w:rPr>
        <w:t>ará</w:t>
      </w:r>
      <w:r w:rsidRPr="00A375A6">
        <w:rPr>
          <w:rFonts w:ascii="Arial" w:hAnsi="Arial" w:cs="Arial"/>
          <w:bCs/>
          <w:sz w:val="22"/>
          <w:szCs w:val="22"/>
          <w:rPrChange w:id="1532" w:author="GHIA" w:date="2023-09-21T13:00:00Z">
            <w:rPr>
              <w:rFonts w:ascii="Tahoma" w:hAnsi="Tahoma" w:cs="Tahoma"/>
              <w:bCs/>
            </w:rPr>
          </w:rPrChange>
        </w:rPr>
        <w:t xml:space="preserve">n por salida a reuniones </w:t>
      </w:r>
      <w:r w:rsidR="006C14D9" w:rsidRPr="00A375A6">
        <w:rPr>
          <w:rFonts w:ascii="Arial" w:hAnsi="Arial" w:cs="Arial"/>
          <w:bCs/>
          <w:sz w:val="22"/>
          <w:szCs w:val="22"/>
          <w:rPrChange w:id="1533" w:author="GHIA" w:date="2023-09-21T13:00:00Z">
            <w:rPr>
              <w:rFonts w:ascii="Tahoma" w:hAnsi="Tahoma" w:cs="Tahoma"/>
              <w:bCs/>
            </w:rPr>
          </w:rPrChange>
        </w:rPr>
        <w:t>internas o</w:t>
      </w:r>
      <w:r w:rsidRPr="00A375A6">
        <w:rPr>
          <w:rFonts w:ascii="Arial" w:hAnsi="Arial" w:cs="Arial"/>
          <w:bCs/>
          <w:sz w:val="22"/>
          <w:szCs w:val="22"/>
          <w:rPrChange w:id="1534" w:author="GHIA" w:date="2023-09-21T13:00:00Z">
            <w:rPr>
              <w:rFonts w:ascii="Tahoma" w:hAnsi="Tahoma" w:cs="Tahoma"/>
              <w:bCs/>
            </w:rPr>
          </w:rPrChange>
        </w:rPr>
        <w:t xml:space="preserve"> con</w:t>
      </w:r>
      <w:r w:rsidR="006C14D9" w:rsidRPr="00A375A6">
        <w:rPr>
          <w:rFonts w:ascii="Arial" w:hAnsi="Arial" w:cs="Arial"/>
          <w:bCs/>
          <w:sz w:val="22"/>
          <w:szCs w:val="22"/>
          <w:rPrChange w:id="1535" w:author="GHIA" w:date="2023-09-21T13:00:00Z">
            <w:rPr>
              <w:rFonts w:ascii="Tahoma" w:hAnsi="Tahoma" w:cs="Tahoma"/>
              <w:bCs/>
            </w:rPr>
          </w:rPrChange>
        </w:rPr>
        <w:t>vocadas por cualquier autoridad.</w:t>
      </w:r>
    </w:p>
    <w:p w14:paraId="7DD0A7F7" w14:textId="77777777" w:rsidR="002B5DC6" w:rsidRPr="004A6E66" w:rsidRDefault="006C14D9" w:rsidP="000A6C1E">
      <w:pPr>
        <w:numPr>
          <w:ilvl w:val="0"/>
          <w:numId w:val="19"/>
        </w:numPr>
        <w:autoSpaceDE w:val="0"/>
        <w:autoSpaceDN w:val="0"/>
        <w:adjustRightInd w:val="0"/>
        <w:spacing w:before="60" w:after="60"/>
        <w:ind w:left="714" w:hanging="357"/>
        <w:jc w:val="both"/>
        <w:rPr>
          <w:rFonts w:ascii="Arial" w:hAnsi="Arial" w:cs="Arial"/>
          <w:bCs/>
          <w:sz w:val="22"/>
          <w:szCs w:val="22"/>
          <w:rPrChange w:id="1536" w:author="GHIA" w:date="2023-09-22T10:02:00Z">
            <w:rPr>
              <w:rFonts w:ascii="Tahoma" w:hAnsi="Tahoma" w:cs="Tahoma"/>
              <w:bCs/>
            </w:rPr>
          </w:rPrChange>
        </w:rPr>
      </w:pPr>
      <w:r w:rsidRPr="004A6E66">
        <w:rPr>
          <w:rFonts w:ascii="Arial" w:hAnsi="Arial" w:cs="Arial"/>
          <w:bCs/>
          <w:sz w:val="22"/>
          <w:szCs w:val="22"/>
          <w:rPrChange w:id="1537" w:author="GHIA" w:date="2023-09-22T10:02:00Z">
            <w:rPr>
              <w:rFonts w:ascii="Tahoma" w:hAnsi="Tahoma" w:cs="Tahoma"/>
              <w:bCs/>
            </w:rPr>
          </w:rPrChange>
        </w:rPr>
        <w:t>E</w:t>
      </w:r>
      <w:r w:rsidR="003D57D8" w:rsidRPr="004A6E66">
        <w:rPr>
          <w:rFonts w:ascii="Arial" w:hAnsi="Arial" w:cs="Arial"/>
          <w:bCs/>
          <w:sz w:val="22"/>
          <w:szCs w:val="22"/>
          <w:rPrChange w:id="1538" w:author="GHIA" w:date="2023-09-22T10:02:00Z">
            <w:rPr>
              <w:rFonts w:ascii="Tahoma" w:hAnsi="Tahoma" w:cs="Tahoma"/>
              <w:bCs/>
            </w:rPr>
          </w:rPrChange>
        </w:rPr>
        <w:t xml:space="preserve">l pago será por evento y por persona </w:t>
      </w:r>
      <w:r w:rsidR="00EE454C" w:rsidRPr="004A6E66">
        <w:rPr>
          <w:rFonts w:ascii="Arial" w:hAnsi="Arial" w:cs="Arial"/>
          <w:bCs/>
          <w:sz w:val="22"/>
          <w:szCs w:val="22"/>
          <w:rPrChange w:id="1539" w:author="GHIA" w:date="2023-09-22T10:02:00Z">
            <w:rPr>
              <w:rFonts w:ascii="Tahoma" w:hAnsi="Tahoma" w:cs="Tahoma"/>
              <w:bCs/>
            </w:rPr>
          </w:rPrChange>
        </w:rPr>
        <w:t>independientemente del</w:t>
      </w:r>
      <w:r w:rsidR="002B5DC6" w:rsidRPr="004A6E66">
        <w:rPr>
          <w:rFonts w:ascii="Arial" w:hAnsi="Arial" w:cs="Arial"/>
          <w:bCs/>
          <w:sz w:val="22"/>
          <w:szCs w:val="22"/>
          <w:rPrChange w:id="1540" w:author="GHIA" w:date="2023-09-22T10:02:00Z">
            <w:rPr>
              <w:rFonts w:ascii="Tahoma" w:hAnsi="Tahoma" w:cs="Tahoma"/>
              <w:bCs/>
            </w:rPr>
          </w:rPrChange>
        </w:rPr>
        <w:t xml:space="preserve"> lugar que provenga.</w:t>
      </w:r>
    </w:p>
    <w:p w14:paraId="643190FD" w14:textId="45A4FF4E" w:rsidR="000B7A6E" w:rsidRPr="004A6E66" w:rsidRDefault="003D57D8">
      <w:pPr>
        <w:pStyle w:val="Prrafodelista"/>
        <w:numPr>
          <w:ilvl w:val="0"/>
          <w:numId w:val="19"/>
        </w:numPr>
        <w:rPr>
          <w:ins w:id="1541" w:author="GHIA" w:date="2023-09-21T13:13:00Z"/>
          <w:rFonts w:ascii="Arial" w:hAnsi="Arial" w:cs="Arial"/>
          <w:bCs/>
          <w:sz w:val="22"/>
          <w:szCs w:val="22"/>
          <w:rPrChange w:id="1542" w:author="GHIA" w:date="2023-09-22T10:02:00Z">
            <w:rPr>
              <w:ins w:id="1543" w:author="GHIA" w:date="2023-09-21T13:13:00Z"/>
              <w:rFonts w:ascii="Arial" w:hAnsi="Arial" w:cs="Arial"/>
              <w:bCs/>
              <w:sz w:val="22"/>
              <w:szCs w:val="22"/>
              <w:highlight w:val="red"/>
            </w:rPr>
          </w:rPrChange>
        </w:rPr>
        <w:pPrChange w:id="1544" w:author="Asus_Generico" w:date="2022-04-13T08:44:00Z">
          <w:pPr>
            <w:autoSpaceDE w:val="0"/>
            <w:autoSpaceDN w:val="0"/>
            <w:adjustRightInd w:val="0"/>
            <w:jc w:val="both"/>
          </w:pPr>
        </w:pPrChange>
      </w:pPr>
      <w:r w:rsidRPr="004A6E66">
        <w:rPr>
          <w:rFonts w:ascii="Arial" w:hAnsi="Arial" w:cs="Arial"/>
          <w:bCs/>
          <w:sz w:val="22"/>
          <w:szCs w:val="22"/>
          <w:rPrChange w:id="1545" w:author="GHIA" w:date="2023-09-22T10:02:00Z">
            <w:rPr>
              <w:rFonts w:ascii="Tahoma" w:hAnsi="Tahoma" w:cs="Tahoma"/>
              <w:bCs/>
            </w:rPr>
          </w:rPrChange>
        </w:rPr>
        <w:t>El pag</w:t>
      </w:r>
      <w:r w:rsidR="00993C27" w:rsidRPr="004A6E66">
        <w:rPr>
          <w:rFonts w:ascii="Arial" w:hAnsi="Arial" w:cs="Arial"/>
          <w:bCs/>
          <w:sz w:val="22"/>
          <w:szCs w:val="22"/>
          <w:rPrChange w:id="1546" w:author="GHIA" w:date="2023-09-22T10:02:00Z">
            <w:rPr>
              <w:rFonts w:ascii="Tahoma" w:hAnsi="Tahoma" w:cs="Tahoma"/>
              <w:bCs/>
            </w:rPr>
          </w:rPrChange>
        </w:rPr>
        <w:t>o</w:t>
      </w:r>
      <w:r w:rsidR="004A65EB" w:rsidRPr="004A6E66">
        <w:rPr>
          <w:rFonts w:ascii="Arial" w:hAnsi="Arial" w:cs="Arial"/>
          <w:bCs/>
          <w:sz w:val="22"/>
          <w:szCs w:val="22"/>
          <w:rPrChange w:id="1547" w:author="GHIA" w:date="2023-09-22T10:02:00Z">
            <w:rPr>
              <w:rFonts w:ascii="Tahoma" w:hAnsi="Tahoma" w:cs="Tahoma"/>
              <w:bCs/>
            </w:rPr>
          </w:rPrChange>
        </w:rPr>
        <w:t xml:space="preserve"> aprobado por viático es de $ </w:t>
      </w:r>
      <w:ins w:id="1548" w:author="GHIA" w:date="2023-09-21T13:21:00Z">
        <w:r w:rsidR="001D0A9D" w:rsidRPr="004A6E66">
          <w:rPr>
            <w:rFonts w:ascii="Arial" w:hAnsi="Arial" w:cs="Arial"/>
            <w:bCs/>
            <w:sz w:val="22"/>
            <w:szCs w:val="22"/>
            <w:rPrChange w:id="1549" w:author="GHIA" w:date="2023-09-22T10:02:00Z">
              <w:rPr>
                <w:rFonts w:ascii="Arial" w:hAnsi="Arial" w:cs="Arial"/>
                <w:bCs/>
                <w:sz w:val="22"/>
                <w:szCs w:val="22"/>
                <w:highlight w:val="red"/>
              </w:rPr>
            </w:rPrChange>
          </w:rPr>
          <w:t>500</w:t>
        </w:r>
      </w:ins>
      <w:ins w:id="1550" w:author="Gerencia" w:date="2022-12-27T10:27:00Z">
        <w:del w:id="1551" w:author="GHIA" w:date="2023-09-21T13:21:00Z">
          <w:r w:rsidR="00383F4D" w:rsidRPr="004A6E66" w:rsidDel="001D0A9D">
            <w:rPr>
              <w:rFonts w:ascii="Arial" w:hAnsi="Arial" w:cs="Arial"/>
              <w:bCs/>
              <w:sz w:val="22"/>
              <w:szCs w:val="22"/>
            </w:rPr>
            <w:delText>300</w:delText>
          </w:r>
        </w:del>
      </w:ins>
      <w:del w:id="1552" w:author="Gerencia" w:date="2022-12-27T10:27:00Z">
        <w:r w:rsidR="004A65EB" w:rsidRPr="004A6E66" w:rsidDel="00383F4D">
          <w:rPr>
            <w:rFonts w:ascii="Arial" w:hAnsi="Arial" w:cs="Arial"/>
            <w:bCs/>
            <w:sz w:val="22"/>
            <w:szCs w:val="22"/>
            <w:rPrChange w:id="1553" w:author="GHIA" w:date="2023-09-22T10:02:00Z">
              <w:rPr>
                <w:rFonts w:ascii="Tahoma" w:hAnsi="Tahoma" w:cs="Tahoma"/>
                <w:bCs/>
              </w:rPr>
            </w:rPrChange>
          </w:rPr>
          <w:delText>25</w:delText>
        </w:r>
        <w:r w:rsidRPr="004A6E66" w:rsidDel="00383F4D">
          <w:rPr>
            <w:rFonts w:ascii="Arial" w:hAnsi="Arial" w:cs="Arial"/>
            <w:bCs/>
            <w:sz w:val="22"/>
            <w:szCs w:val="22"/>
            <w:rPrChange w:id="1554" w:author="GHIA" w:date="2023-09-22T10:02:00Z">
              <w:rPr>
                <w:rFonts w:ascii="Tahoma" w:hAnsi="Tahoma" w:cs="Tahoma"/>
                <w:bCs/>
              </w:rPr>
            </w:rPrChange>
          </w:rPr>
          <w:delText>0</w:delText>
        </w:r>
      </w:del>
      <w:r w:rsidRPr="004A6E66">
        <w:rPr>
          <w:rFonts w:ascii="Arial" w:hAnsi="Arial" w:cs="Arial"/>
          <w:bCs/>
          <w:sz w:val="22"/>
          <w:szCs w:val="22"/>
          <w:rPrChange w:id="1555" w:author="GHIA" w:date="2023-09-22T10:02:00Z">
            <w:rPr>
              <w:rFonts w:ascii="Tahoma" w:hAnsi="Tahoma" w:cs="Tahoma"/>
              <w:bCs/>
            </w:rPr>
          </w:rPrChange>
        </w:rPr>
        <w:t xml:space="preserve">.00 el cual solo se autoriza </w:t>
      </w:r>
      <w:r w:rsidR="002B5DC6" w:rsidRPr="004A6E66">
        <w:rPr>
          <w:rFonts w:ascii="Arial" w:hAnsi="Arial" w:cs="Arial"/>
          <w:bCs/>
          <w:sz w:val="22"/>
          <w:szCs w:val="22"/>
          <w:rPrChange w:id="1556" w:author="GHIA" w:date="2023-09-22T10:02:00Z">
            <w:rPr>
              <w:rFonts w:ascii="Tahoma" w:hAnsi="Tahoma" w:cs="Tahoma"/>
              <w:bCs/>
            </w:rPr>
          </w:rPrChange>
        </w:rPr>
        <w:t xml:space="preserve">mediante </w:t>
      </w:r>
      <w:r w:rsidRPr="004A6E66">
        <w:rPr>
          <w:rFonts w:ascii="Arial" w:hAnsi="Arial" w:cs="Arial"/>
          <w:bCs/>
          <w:sz w:val="22"/>
          <w:szCs w:val="22"/>
          <w:rPrChange w:id="1557" w:author="GHIA" w:date="2023-09-22T10:02:00Z">
            <w:rPr>
              <w:rFonts w:ascii="Tahoma" w:hAnsi="Tahoma" w:cs="Tahoma"/>
              <w:bCs/>
            </w:rPr>
          </w:rPrChange>
        </w:rPr>
        <w:t>la firma de un recibo interno</w:t>
      </w:r>
      <w:r w:rsidRPr="001D0A9D">
        <w:rPr>
          <w:rFonts w:ascii="Arial" w:hAnsi="Arial" w:cs="Arial"/>
          <w:bCs/>
          <w:sz w:val="22"/>
          <w:szCs w:val="22"/>
          <w:rPrChange w:id="1558" w:author="GHIA" w:date="2023-09-21T13:23:00Z">
            <w:rPr>
              <w:rFonts w:ascii="Tahoma" w:hAnsi="Tahoma" w:cs="Tahoma"/>
              <w:bCs/>
            </w:rPr>
          </w:rPrChange>
        </w:rPr>
        <w:t xml:space="preserve"> de la entidad</w:t>
      </w:r>
      <w:ins w:id="1559" w:author="GHIA" w:date="2023-09-21T13:21:00Z">
        <w:r w:rsidR="001D0A9D" w:rsidRPr="001D0A9D">
          <w:rPr>
            <w:rFonts w:ascii="Arial" w:hAnsi="Arial" w:cs="Arial"/>
            <w:bCs/>
            <w:sz w:val="22"/>
            <w:szCs w:val="22"/>
            <w:rPrChange w:id="1560" w:author="GHIA" w:date="2023-09-21T13:23:00Z">
              <w:rPr>
                <w:rFonts w:ascii="Arial" w:hAnsi="Arial" w:cs="Arial"/>
                <w:bCs/>
                <w:sz w:val="22"/>
                <w:szCs w:val="22"/>
                <w:highlight w:val="red"/>
              </w:rPr>
            </w:rPrChange>
          </w:rPr>
          <w:t xml:space="preserve">; señalado </w:t>
        </w:r>
        <w:r w:rsidR="001D0A9D" w:rsidRPr="004A6E66">
          <w:rPr>
            <w:rFonts w:ascii="Arial" w:hAnsi="Arial" w:cs="Arial"/>
            <w:bCs/>
            <w:sz w:val="22"/>
            <w:szCs w:val="22"/>
            <w:rPrChange w:id="1561" w:author="GHIA" w:date="2023-09-22T10:02:00Z">
              <w:rPr>
                <w:rFonts w:ascii="Arial" w:hAnsi="Arial" w:cs="Arial"/>
                <w:bCs/>
                <w:sz w:val="22"/>
                <w:szCs w:val="22"/>
                <w:highlight w:val="red"/>
              </w:rPr>
            </w:rPrChange>
          </w:rPr>
          <w:t>en el reglamento interno de consejeros</w:t>
        </w:r>
      </w:ins>
      <w:ins w:id="1562" w:author="Asus_Generico" w:date="2022-04-13T08:43:00Z">
        <w:del w:id="1563" w:author="GHIA" w:date="2023-09-21T13:21:00Z">
          <w:r w:rsidR="001A65F3" w:rsidRPr="004A6E66" w:rsidDel="001D0A9D">
            <w:rPr>
              <w:rFonts w:ascii="Arial" w:hAnsi="Arial" w:cs="Arial"/>
              <w:bCs/>
              <w:sz w:val="22"/>
              <w:szCs w:val="22"/>
              <w:rPrChange w:id="1564" w:author="GHIA" w:date="2023-09-22T10:02:00Z">
                <w:rPr/>
              </w:rPrChange>
            </w:rPr>
            <w:delText>.</w:delText>
          </w:r>
        </w:del>
      </w:ins>
    </w:p>
    <w:p w14:paraId="7CDC3D19" w14:textId="77777777" w:rsidR="00A375A6" w:rsidRPr="004A6E66" w:rsidRDefault="00A375A6">
      <w:pPr>
        <w:rPr>
          <w:ins w:id="1565" w:author="Asus_Generico" w:date="2022-04-13T08:46:00Z"/>
          <w:rFonts w:ascii="Arial" w:hAnsi="Arial" w:cs="Arial"/>
          <w:bCs/>
          <w:sz w:val="22"/>
          <w:szCs w:val="22"/>
        </w:rPr>
        <w:pPrChange w:id="1566" w:author="GHIA" w:date="2023-09-21T15:45:00Z">
          <w:pPr>
            <w:autoSpaceDE w:val="0"/>
            <w:autoSpaceDN w:val="0"/>
            <w:adjustRightInd w:val="0"/>
            <w:jc w:val="both"/>
          </w:pPr>
        </w:pPrChange>
      </w:pPr>
    </w:p>
    <w:p w14:paraId="1D1BC3EE" w14:textId="5C942E6C" w:rsidR="00E91A48" w:rsidRPr="001A65F3" w:rsidDel="001A65F3" w:rsidRDefault="003D57D8">
      <w:pPr>
        <w:pStyle w:val="Prrafodelista"/>
        <w:ind w:left="720"/>
        <w:rPr>
          <w:del w:id="1567" w:author="Asus_Generico" w:date="2022-04-13T08:43:00Z"/>
          <w:rFonts w:ascii="Arial" w:hAnsi="Arial" w:cs="Arial"/>
          <w:bCs/>
          <w:sz w:val="22"/>
          <w:szCs w:val="22"/>
          <w:rPrChange w:id="1568" w:author="Asus_Generico" w:date="2022-04-13T08:44:00Z">
            <w:rPr>
              <w:del w:id="1569" w:author="Asus_Generico" w:date="2022-04-13T08:43:00Z"/>
              <w:rFonts w:ascii="Tahoma" w:hAnsi="Tahoma" w:cs="Tahoma"/>
              <w:bCs/>
            </w:rPr>
          </w:rPrChange>
        </w:rPr>
        <w:pPrChange w:id="1570" w:author="Asus_Generico" w:date="2022-04-13T08:46:00Z">
          <w:pPr>
            <w:numPr>
              <w:numId w:val="19"/>
            </w:numPr>
            <w:autoSpaceDE w:val="0"/>
            <w:autoSpaceDN w:val="0"/>
            <w:adjustRightInd w:val="0"/>
            <w:spacing w:before="60" w:after="60"/>
            <w:ind w:left="714" w:hanging="357"/>
            <w:jc w:val="both"/>
          </w:pPr>
        </w:pPrChange>
      </w:pPr>
      <w:del w:id="1571" w:author="Asus_Generico" w:date="2022-04-13T08:43:00Z">
        <w:r w:rsidRPr="001A65F3" w:rsidDel="001A65F3">
          <w:rPr>
            <w:rFonts w:ascii="Arial" w:hAnsi="Arial" w:cs="Arial"/>
            <w:bCs/>
            <w:sz w:val="22"/>
            <w:szCs w:val="22"/>
            <w:rPrChange w:id="1572" w:author="Asus_Generico" w:date="2022-04-13T08:44:00Z">
              <w:rPr>
                <w:rFonts w:ascii="Tahoma" w:hAnsi="Tahoma" w:cs="Tahoma"/>
                <w:bCs/>
              </w:rPr>
            </w:rPrChange>
          </w:rPr>
          <w:delText>.</w:delText>
        </w:r>
      </w:del>
    </w:p>
    <w:p w14:paraId="619CE0F1" w14:textId="77777777" w:rsidR="001A65F3" w:rsidRPr="001A65F3" w:rsidRDefault="001A65F3">
      <w:pPr>
        <w:pStyle w:val="Prrafodelista"/>
        <w:ind w:left="720"/>
        <w:rPr>
          <w:ins w:id="1573" w:author="Auditor Interno" w:date="2019-01-02T15:33:00Z"/>
          <w:rPrChange w:id="1574" w:author="Asus_Generico" w:date="2022-04-13T08:43:00Z">
            <w:rPr>
              <w:ins w:id="1575" w:author="Auditor Interno" w:date="2019-01-02T15:33:00Z"/>
              <w:rFonts w:ascii="Tahoma" w:hAnsi="Tahoma" w:cs="Tahoma"/>
              <w:bCs/>
              <w:sz w:val="23"/>
              <w:szCs w:val="23"/>
            </w:rPr>
          </w:rPrChange>
        </w:rPr>
        <w:pPrChange w:id="1576" w:author="Asus_Generico" w:date="2022-04-13T08:46:00Z">
          <w:pPr>
            <w:autoSpaceDE w:val="0"/>
            <w:autoSpaceDN w:val="0"/>
            <w:adjustRightInd w:val="0"/>
            <w:jc w:val="both"/>
          </w:pPr>
        </w:pPrChange>
      </w:pPr>
    </w:p>
    <w:p w14:paraId="17BC9906" w14:textId="0C13B047" w:rsidR="00ED584A" w:rsidRPr="006203B0" w:rsidDel="00985926" w:rsidRDefault="00ED584A" w:rsidP="00F552C6">
      <w:pPr>
        <w:autoSpaceDE w:val="0"/>
        <w:autoSpaceDN w:val="0"/>
        <w:adjustRightInd w:val="0"/>
        <w:jc w:val="both"/>
        <w:rPr>
          <w:del w:id="1577" w:author="Auditor Interno" w:date="2019-10-11T13:22:00Z"/>
          <w:rFonts w:ascii="Arial" w:hAnsi="Arial" w:cs="Arial"/>
          <w:bCs/>
          <w:sz w:val="22"/>
          <w:szCs w:val="22"/>
          <w:rPrChange w:id="1578" w:author="Auditor Interno" w:date="2019-10-10T16:21:00Z">
            <w:rPr>
              <w:del w:id="1579" w:author="Auditor Interno" w:date="2019-10-11T13:22:00Z"/>
              <w:rFonts w:ascii="Tahoma" w:hAnsi="Tahoma" w:cs="Tahoma"/>
              <w:bCs/>
            </w:rPr>
          </w:rPrChange>
        </w:rPr>
      </w:pPr>
    </w:p>
    <w:p w14:paraId="24490628" w14:textId="6A9D366D" w:rsidR="00A34473" w:rsidRPr="00896AF5" w:rsidRDefault="000D1276">
      <w:pPr>
        <w:pStyle w:val="Ttulo1"/>
        <w:rPr>
          <w:rFonts w:ascii="Arial" w:hAnsi="Arial" w:cs="Arial"/>
          <w:b/>
        </w:rPr>
        <w:pPrChange w:id="1580" w:author="Auditor Interno" w:date="2019-10-10T16:37:00Z">
          <w:pPr>
            <w:numPr>
              <w:numId w:val="20"/>
            </w:numPr>
            <w:ind w:left="720" w:hanging="360"/>
            <w:jc w:val="both"/>
          </w:pPr>
        </w:pPrChange>
      </w:pPr>
      <w:bookmarkStart w:id="1581" w:name="_Toc21692627"/>
      <w:ins w:id="1582" w:author="Auditor Interno" w:date="2019-10-10T16:41:00Z">
        <w:r>
          <w:rPr>
            <w:rFonts w:ascii="Arial" w:hAnsi="Arial" w:cs="Arial"/>
            <w:b/>
            <w:color w:val="auto"/>
            <w:sz w:val="24"/>
          </w:rPr>
          <w:t>9.</w:t>
        </w:r>
      </w:ins>
      <w:ins w:id="1583" w:author="Asus_Generico" w:date="2022-04-13T08:24:00Z">
        <w:r w:rsidR="00916D87">
          <w:rPr>
            <w:rFonts w:ascii="Arial" w:hAnsi="Arial" w:cs="Arial"/>
            <w:b/>
            <w:color w:val="auto"/>
            <w:sz w:val="24"/>
          </w:rPr>
          <w:t xml:space="preserve"> </w:t>
        </w:r>
      </w:ins>
      <w:r w:rsidR="00A34473" w:rsidRPr="00EE2DA6">
        <w:rPr>
          <w:rFonts w:ascii="Arial" w:hAnsi="Arial" w:cs="Arial"/>
          <w:b/>
          <w:color w:val="auto"/>
          <w:sz w:val="24"/>
          <w:rPrChange w:id="1584" w:author="Auditor Interno" w:date="2019-10-10T16:38:00Z">
            <w:rPr>
              <w:rFonts w:ascii="Arial" w:hAnsi="Arial" w:cs="Arial"/>
              <w:b/>
            </w:rPr>
          </w:rPrChange>
        </w:rPr>
        <w:t>COTIZACIONES DE BIENES Y SERVICIOS</w:t>
      </w:r>
      <w:bookmarkEnd w:id="1581"/>
    </w:p>
    <w:p w14:paraId="207DEBD9" w14:textId="77777777" w:rsidR="00A34473" w:rsidRPr="006203B0" w:rsidRDefault="00A34473" w:rsidP="00A34473">
      <w:pPr>
        <w:ind w:left="720"/>
        <w:jc w:val="both"/>
        <w:rPr>
          <w:rFonts w:ascii="Arial" w:hAnsi="Arial" w:cs="Arial"/>
          <w:b/>
          <w:sz w:val="22"/>
          <w:szCs w:val="22"/>
          <w:rPrChange w:id="1585" w:author="Auditor Interno" w:date="2019-10-10T16:21:00Z">
            <w:rPr>
              <w:rFonts w:ascii="Arial" w:hAnsi="Arial" w:cs="Arial"/>
              <w:b/>
            </w:rPr>
          </w:rPrChange>
        </w:rPr>
      </w:pPr>
    </w:p>
    <w:p w14:paraId="19CDA9F8" w14:textId="3A915BBD" w:rsidR="00A34473" w:rsidRPr="006203B0" w:rsidDel="00F16C87" w:rsidRDefault="00A34473">
      <w:pPr>
        <w:pStyle w:val="Prrafodelista"/>
        <w:numPr>
          <w:ilvl w:val="0"/>
          <w:numId w:val="24"/>
        </w:numPr>
        <w:spacing w:after="160" w:line="276" w:lineRule="auto"/>
        <w:contextualSpacing/>
        <w:jc w:val="both"/>
        <w:rPr>
          <w:del w:id="1586" w:author="Auditor Interno" w:date="2019-10-11T13:17:00Z"/>
          <w:rFonts w:ascii="Arial" w:hAnsi="Arial" w:cs="Arial"/>
          <w:sz w:val="22"/>
          <w:szCs w:val="22"/>
          <w:rPrChange w:id="1587" w:author="Auditor Interno" w:date="2019-10-10T16:21:00Z">
            <w:rPr>
              <w:del w:id="1588" w:author="Auditor Interno" w:date="2019-10-11T13:17:00Z"/>
              <w:rFonts w:ascii="Arial" w:hAnsi="Arial" w:cs="Arial"/>
            </w:rPr>
          </w:rPrChange>
        </w:rPr>
        <w:pPrChange w:id="1589" w:author="Auditor Interno" w:date="2019-10-10T16:47:00Z">
          <w:pPr>
            <w:pStyle w:val="Prrafodelista"/>
            <w:numPr>
              <w:numId w:val="24"/>
            </w:numPr>
            <w:spacing w:after="160" w:line="259" w:lineRule="auto"/>
            <w:ind w:left="720" w:hanging="360"/>
            <w:contextualSpacing/>
            <w:jc w:val="both"/>
          </w:pPr>
        </w:pPrChange>
      </w:pPr>
      <w:del w:id="1590" w:author="Auditor Interno" w:date="2019-10-11T13:17:00Z">
        <w:r w:rsidRPr="006203B0" w:rsidDel="00F16C87">
          <w:rPr>
            <w:rFonts w:ascii="Arial" w:hAnsi="Arial" w:cs="Arial"/>
            <w:sz w:val="22"/>
            <w:szCs w:val="22"/>
            <w:rPrChange w:id="1591" w:author="Auditor Interno" w:date="2019-10-10T16:21:00Z">
              <w:rPr>
                <w:rFonts w:ascii="Arial" w:hAnsi="Arial" w:cs="Arial"/>
              </w:rPr>
            </w:rPrChange>
          </w:rPr>
          <w:delText>Para los gastos de administración y promoción por montos inferiores a los 5,000.00 no será necesario presentar cotizaciones.</w:delText>
        </w:r>
      </w:del>
    </w:p>
    <w:p w14:paraId="01FE432C" w14:textId="2DD35148" w:rsidR="00A34473" w:rsidRPr="006203B0" w:rsidRDefault="00A34473">
      <w:pPr>
        <w:pStyle w:val="Prrafodelista"/>
        <w:numPr>
          <w:ilvl w:val="0"/>
          <w:numId w:val="24"/>
        </w:numPr>
        <w:spacing w:after="160" w:line="276" w:lineRule="auto"/>
        <w:contextualSpacing/>
        <w:jc w:val="both"/>
        <w:rPr>
          <w:rFonts w:ascii="Arial" w:hAnsi="Arial" w:cs="Arial"/>
          <w:sz w:val="22"/>
          <w:szCs w:val="22"/>
          <w:rPrChange w:id="1592" w:author="Auditor Interno" w:date="2019-10-10T16:21:00Z">
            <w:rPr>
              <w:rFonts w:ascii="Arial" w:hAnsi="Arial" w:cs="Arial"/>
            </w:rPr>
          </w:rPrChange>
        </w:rPr>
        <w:pPrChange w:id="1593" w:author="Auditor Interno" w:date="2019-10-10T16:47:00Z">
          <w:pPr>
            <w:pStyle w:val="Prrafodelista"/>
            <w:numPr>
              <w:numId w:val="24"/>
            </w:numPr>
            <w:spacing w:after="160" w:line="259" w:lineRule="auto"/>
            <w:ind w:left="720" w:hanging="360"/>
            <w:contextualSpacing/>
            <w:jc w:val="both"/>
          </w:pPr>
        </w:pPrChange>
      </w:pPr>
      <w:r w:rsidRPr="006203B0">
        <w:rPr>
          <w:rFonts w:ascii="Arial" w:hAnsi="Arial" w:cs="Arial"/>
          <w:sz w:val="22"/>
          <w:szCs w:val="22"/>
          <w:rPrChange w:id="1594" w:author="Auditor Interno" w:date="2019-10-10T16:21:00Z">
            <w:rPr>
              <w:rFonts w:ascii="Arial" w:hAnsi="Arial" w:cs="Arial"/>
            </w:rPr>
          </w:rPrChange>
        </w:rPr>
        <w:t xml:space="preserve">Para </w:t>
      </w:r>
      <w:ins w:id="1595" w:author="Auditor Interno" w:date="2019-10-11T13:18:00Z">
        <w:r w:rsidR="00F16C87">
          <w:rPr>
            <w:rFonts w:ascii="Arial" w:hAnsi="Arial" w:cs="Arial"/>
            <w:sz w:val="22"/>
            <w:szCs w:val="22"/>
          </w:rPr>
          <w:t xml:space="preserve">todos </w:t>
        </w:r>
      </w:ins>
      <w:r w:rsidRPr="006203B0">
        <w:rPr>
          <w:rFonts w:ascii="Arial" w:hAnsi="Arial" w:cs="Arial"/>
          <w:sz w:val="22"/>
          <w:szCs w:val="22"/>
          <w:rPrChange w:id="1596" w:author="Auditor Interno" w:date="2019-10-10T16:21:00Z">
            <w:rPr>
              <w:rFonts w:ascii="Arial" w:hAnsi="Arial" w:cs="Arial"/>
            </w:rPr>
          </w:rPrChange>
        </w:rPr>
        <w:t>los</w:t>
      </w:r>
      <w:ins w:id="1597" w:author="Auditor Interno" w:date="2019-10-11T13:19:00Z">
        <w:r w:rsidR="00F16C87">
          <w:rPr>
            <w:rFonts w:ascii="Arial" w:hAnsi="Arial" w:cs="Arial"/>
            <w:sz w:val="22"/>
            <w:szCs w:val="22"/>
          </w:rPr>
          <w:t xml:space="preserve"> </w:t>
        </w:r>
      </w:ins>
      <w:del w:id="1598" w:author="Auditor Interno" w:date="2019-10-11T13:18:00Z">
        <w:r w:rsidRPr="006203B0" w:rsidDel="00F16C87">
          <w:rPr>
            <w:rFonts w:ascii="Arial" w:hAnsi="Arial" w:cs="Arial"/>
            <w:sz w:val="22"/>
            <w:szCs w:val="22"/>
            <w:rPrChange w:id="1599" w:author="Auditor Interno" w:date="2019-10-10T16:21:00Z">
              <w:rPr>
                <w:rFonts w:ascii="Arial" w:hAnsi="Arial" w:cs="Arial"/>
              </w:rPr>
            </w:rPrChange>
          </w:rPr>
          <w:delText xml:space="preserve"> </w:delText>
        </w:r>
      </w:del>
      <w:r w:rsidRPr="006203B0">
        <w:rPr>
          <w:rFonts w:ascii="Arial" w:hAnsi="Arial" w:cs="Arial"/>
          <w:sz w:val="22"/>
          <w:szCs w:val="22"/>
          <w:rPrChange w:id="1600" w:author="Auditor Interno" w:date="2019-10-10T16:21:00Z">
            <w:rPr>
              <w:rFonts w:ascii="Arial" w:hAnsi="Arial" w:cs="Arial"/>
            </w:rPr>
          </w:rPrChange>
        </w:rPr>
        <w:t xml:space="preserve">gastos de administración </w:t>
      </w:r>
      <w:ins w:id="1601" w:author="Auditor Interno" w:date="2019-10-11T13:19:00Z">
        <w:r w:rsidR="00F16C87">
          <w:rPr>
            <w:rFonts w:ascii="Arial" w:hAnsi="Arial" w:cs="Arial"/>
            <w:sz w:val="22"/>
            <w:szCs w:val="22"/>
          </w:rPr>
          <w:t xml:space="preserve">menores a $30,000.00 </w:t>
        </w:r>
      </w:ins>
      <w:del w:id="1602" w:author="Auditor Interno" w:date="2019-10-11T13:18:00Z">
        <w:r w:rsidRPr="006203B0" w:rsidDel="00F16C87">
          <w:rPr>
            <w:rFonts w:ascii="Arial" w:hAnsi="Arial" w:cs="Arial"/>
            <w:sz w:val="22"/>
            <w:szCs w:val="22"/>
            <w:rPrChange w:id="1603" w:author="Auditor Interno" w:date="2019-10-10T16:21:00Z">
              <w:rPr>
                <w:rFonts w:ascii="Arial" w:hAnsi="Arial" w:cs="Arial"/>
              </w:rPr>
            </w:rPrChange>
          </w:rPr>
          <w:delText>por montos mayores a $5,000.00 y hasta $30,000.00 será necesario presentar como mínimo 2</w:delText>
        </w:r>
      </w:del>
      <w:ins w:id="1604" w:author="Auditor Interno" w:date="2019-10-11T13:18:00Z">
        <w:r w:rsidR="00F16C87">
          <w:rPr>
            <w:rFonts w:ascii="Arial" w:hAnsi="Arial" w:cs="Arial"/>
            <w:sz w:val="22"/>
            <w:szCs w:val="22"/>
          </w:rPr>
          <w:t xml:space="preserve"> será necesario presentar una</w:t>
        </w:r>
      </w:ins>
      <w:r w:rsidRPr="006203B0">
        <w:rPr>
          <w:rFonts w:ascii="Arial" w:hAnsi="Arial" w:cs="Arial"/>
          <w:sz w:val="22"/>
          <w:szCs w:val="22"/>
          <w:rPrChange w:id="1605" w:author="Auditor Interno" w:date="2019-10-10T16:21:00Z">
            <w:rPr>
              <w:rFonts w:ascii="Arial" w:hAnsi="Arial" w:cs="Arial"/>
            </w:rPr>
          </w:rPrChange>
        </w:rPr>
        <w:t xml:space="preserve"> </w:t>
      </w:r>
      <w:del w:id="1606" w:author="Auditor Interno" w:date="2019-10-11T13:20:00Z">
        <w:r w:rsidRPr="006203B0" w:rsidDel="00F16C87">
          <w:rPr>
            <w:rFonts w:ascii="Arial" w:hAnsi="Arial" w:cs="Arial"/>
            <w:sz w:val="22"/>
            <w:szCs w:val="22"/>
            <w:rPrChange w:id="1607" w:author="Auditor Interno" w:date="2019-10-10T16:21:00Z">
              <w:rPr>
                <w:rFonts w:ascii="Arial" w:hAnsi="Arial" w:cs="Arial"/>
              </w:rPr>
            </w:rPrChange>
          </w:rPr>
          <w:delText>cotizacion</w:delText>
        </w:r>
      </w:del>
      <w:ins w:id="1608" w:author="Auditor Interno" w:date="2019-10-11T13:20:00Z">
        <w:r w:rsidR="00F16C87" w:rsidRPr="006203B0">
          <w:rPr>
            <w:rFonts w:ascii="Arial" w:hAnsi="Arial" w:cs="Arial"/>
            <w:sz w:val="22"/>
            <w:szCs w:val="22"/>
          </w:rPr>
          <w:t>cotización</w:t>
        </w:r>
      </w:ins>
      <w:del w:id="1609" w:author="Auditor Interno" w:date="2019-10-11T13:19:00Z">
        <w:r w:rsidRPr="006203B0" w:rsidDel="00F16C87">
          <w:rPr>
            <w:rFonts w:ascii="Arial" w:hAnsi="Arial" w:cs="Arial"/>
            <w:sz w:val="22"/>
            <w:szCs w:val="22"/>
            <w:rPrChange w:id="1610" w:author="Auditor Interno" w:date="2019-10-10T16:21:00Z">
              <w:rPr>
                <w:rFonts w:ascii="Arial" w:hAnsi="Arial" w:cs="Arial"/>
              </w:rPr>
            </w:rPrChange>
          </w:rPr>
          <w:delText>es</w:delText>
        </w:r>
      </w:del>
      <w:r w:rsidRPr="006203B0">
        <w:rPr>
          <w:rFonts w:ascii="Arial" w:hAnsi="Arial" w:cs="Arial"/>
          <w:sz w:val="22"/>
          <w:szCs w:val="22"/>
          <w:rPrChange w:id="1611" w:author="Auditor Interno" w:date="2019-10-10T16:21:00Z">
            <w:rPr>
              <w:rFonts w:ascii="Arial" w:hAnsi="Arial" w:cs="Arial"/>
            </w:rPr>
          </w:rPrChange>
        </w:rPr>
        <w:t>.</w:t>
      </w:r>
    </w:p>
    <w:p w14:paraId="1263ABAE" w14:textId="728920A1" w:rsidR="00A34473" w:rsidDel="00222F49" w:rsidRDefault="00A34473">
      <w:pPr>
        <w:pStyle w:val="Prrafodelista"/>
        <w:numPr>
          <w:ilvl w:val="0"/>
          <w:numId w:val="24"/>
        </w:numPr>
        <w:spacing w:after="160" w:line="276" w:lineRule="auto"/>
        <w:contextualSpacing/>
        <w:jc w:val="both"/>
        <w:rPr>
          <w:del w:id="1612" w:author="Asus_Generico" w:date="2022-04-13T08:43:00Z"/>
          <w:rFonts w:ascii="Arial" w:hAnsi="Arial" w:cs="Arial"/>
          <w:sz w:val="22"/>
          <w:szCs w:val="22"/>
        </w:rPr>
        <w:pPrChange w:id="1613" w:author="Auditor Interno" w:date="2019-10-10T16:47:00Z">
          <w:pPr>
            <w:pStyle w:val="Prrafodelista"/>
            <w:numPr>
              <w:numId w:val="24"/>
            </w:numPr>
            <w:spacing w:after="160" w:line="259" w:lineRule="auto"/>
            <w:ind w:left="720" w:hanging="360"/>
            <w:contextualSpacing/>
            <w:jc w:val="both"/>
          </w:pPr>
        </w:pPrChange>
      </w:pPr>
      <w:r w:rsidRPr="006203B0">
        <w:rPr>
          <w:rFonts w:ascii="Arial" w:hAnsi="Arial" w:cs="Arial"/>
          <w:sz w:val="22"/>
          <w:szCs w:val="22"/>
          <w:rPrChange w:id="1614" w:author="Auditor Interno" w:date="2019-10-10T16:21:00Z">
            <w:rPr>
              <w:rFonts w:ascii="Arial" w:hAnsi="Arial" w:cs="Arial"/>
            </w:rPr>
          </w:rPrChange>
        </w:rPr>
        <w:t xml:space="preserve">Para </w:t>
      </w:r>
      <w:del w:id="1615" w:author="Guadalupe Arana" w:date="2018-08-14T10:49:00Z">
        <w:r w:rsidRPr="006203B0" w:rsidDel="00E02734">
          <w:rPr>
            <w:rFonts w:ascii="Arial" w:hAnsi="Arial" w:cs="Arial"/>
            <w:sz w:val="22"/>
            <w:szCs w:val="22"/>
            <w:rPrChange w:id="1616" w:author="Auditor Interno" w:date="2019-10-10T16:21:00Z">
              <w:rPr>
                <w:rFonts w:ascii="Arial" w:hAnsi="Arial" w:cs="Arial"/>
              </w:rPr>
            </w:rPrChange>
          </w:rPr>
          <w:delText>los gastos</w:delText>
        </w:r>
      </w:del>
      <w:ins w:id="1617" w:author="Guadalupe Arana" w:date="2018-08-14T10:49:00Z">
        <w:r w:rsidR="00E02734" w:rsidRPr="006203B0">
          <w:rPr>
            <w:rFonts w:ascii="Arial" w:hAnsi="Arial" w:cs="Arial"/>
            <w:sz w:val="22"/>
            <w:szCs w:val="22"/>
            <w:rPrChange w:id="1618" w:author="Auditor Interno" w:date="2019-10-10T16:21:00Z">
              <w:rPr>
                <w:rFonts w:ascii="Arial" w:hAnsi="Arial" w:cs="Arial"/>
              </w:rPr>
            </w:rPrChange>
          </w:rPr>
          <w:t>las compras</w:t>
        </w:r>
      </w:ins>
      <w:r w:rsidRPr="006203B0">
        <w:rPr>
          <w:rFonts w:ascii="Arial" w:hAnsi="Arial" w:cs="Arial"/>
          <w:sz w:val="22"/>
          <w:szCs w:val="22"/>
          <w:rPrChange w:id="1619" w:author="Auditor Interno" w:date="2019-10-10T16:21:00Z">
            <w:rPr>
              <w:rFonts w:ascii="Arial" w:hAnsi="Arial" w:cs="Arial"/>
            </w:rPr>
          </w:rPrChange>
        </w:rPr>
        <w:t xml:space="preserve"> por montos </w:t>
      </w:r>
      <w:del w:id="1620" w:author="Auditor Interno" w:date="2019-10-11T13:19:00Z">
        <w:r w:rsidRPr="006203B0" w:rsidDel="00F16C87">
          <w:rPr>
            <w:rFonts w:ascii="Arial" w:hAnsi="Arial" w:cs="Arial"/>
            <w:sz w:val="22"/>
            <w:szCs w:val="22"/>
            <w:rPrChange w:id="1621" w:author="Auditor Interno" w:date="2019-10-10T16:21:00Z">
              <w:rPr>
                <w:rFonts w:ascii="Arial" w:hAnsi="Arial" w:cs="Arial"/>
              </w:rPr>
            </w:rPrChange>
          </w:rPr>
          <w:delText>mayores a</w:delText>
        </w:r>
      </w:del>
      <w:ins w:id="1622" w:author="Auditor Interno" w:date="2019-10-11T13:19:00Z">
        <w:r w:rsidR="00F16C87">
          <w:rPr>
            <w:rFonts w:ascii="Arial" w:hAnsi="Arial" w:cs="Arial"/>
            <w:sz w:val="22"/>
            <w:szCs w:val="22"/>
          </w:rPr>
          <w:t>d</w:t>
        </w:r>
      </w:ins>
      <w:ins w:id="1623" w:author="Auditor Interno" w:date="2019-10-11T13:20:00Z">
        <w:r w:rsidR="00F16C87">
          <w:rPr>
            <w:rFonts w:ascii="Arial" w:hAnsi="Arial" w:cs="Arial"/>
            <w:sz w:val="22"/>
            <w:szCs w:val="22"/>
          </w:rPr>
          <w:t>e</w:t>
        </w:r>
      </w:ins>
      <w:r w:rsidRPr="006203B0">
        <w:rPr>
          <w:rFonts w:ascii="Arial" w:hAnsi="Arial" w:cs="Arial"/>
          <w:sz w:val="22"/>
          <w:szCs w:val="22"/>
          <w:rPrChange w:id="1624" w:author="Auditor Interno" w:date="2019-10-10T16:21:00Z">
            <w:rPr>
              <w:rFonts w:ascii="Arial" w:hAnsi="Arial" w:cs="Arial"/>
            </w:rPr>
          </w:rPrChange>
        </w:rPr>
        <w:t xml:space="preserve"> $30,00</w:t>
      </w:r>
      <w:ins w:id="1625" w:author="Auditor Interno" w:date="2019-10-11T13:20:00Z">
        <w:r w:rsidR="00F16C87">
          <w:rPr>
            <w:rFonts w:ascii="Arial" w:hAnsi="Arial" w:cs="Arial"/>
            <w:sz w:val="22"/>
            <w:szCs w:val="22"/>
          </w:rPr>
          <w:t>1</w:t>
        </w:r>
      </w:ins>
      <w:del w:id="1626" w:author="Auditor Interno" w:date="2019-10-11T13:20:00Z">
        <w:r w:rsidRPr="006203B0" w:rsidDel="00F16C87">
          <w:rPr>
            <w:rFonts w:ascii="Arial" w:hAnsi="Arial" w:cs="Arial"/>
            <w:sz w:val="22"/>
            <w:szCs w:val="22"/>
            <w:rPrChange w:id="1627" w:author="Auditor Interno" w:date="2019-10-10T16:21:00Z">
              <w:rPr>
                <w:rFonts w:ascii="Arial" w:hAnsi="Arial" w:cs="Arial"/>
              </w:rPr>
            </w:rPrChange>
          </w:rPr>
          <w:delText>0</w:delText>
        </w:r>
      </w:del>
      <w:r w:rsidRPr="006203B0">
        <w:rPr>
          <w:rFonts w:ascii="Arial" w:hAnsi="Arial" w:cs="Arial"/>
          <w:sz w:val="22"/>
          <w:szCs w:val="22"/>
          <w:rPrChange w:id="1628" w:author="Auditor Interno" w:date="2019-10-10T16:21:00Z">
            <w:rPr>
              <w:rFonts w:ascii="Arial" w:hAnsi="Arial" w:cs="Arial"/>
            </w:rPr>
          </w:rPrChange>
        </w:rPr>
        <w:t>.00 será necesario presentar mínimo 3 cotizaciones.</w:t>
      </w:r>
    </w:p>
    <w:p w14:paraId="7B3C090F" w14:textId="77777777" w:rsidR="00222F49" w:rsidRDefault="00222F49">
      <w:pPr>
        <w:pStyle w:val="Prrafodelista"/>
        <w:spacing w:after="160" w:line="276" w:lineRule="auto"/>
        <w:ind w:left="720"/>
        <w:contextualSpacing/>
        <w:jc w:val="both"/>
        <w:rPr>
          <w:ins w:id="1629" w:author="GHIA" w:date="2023-09-21T15:45:00Z"/>
          <w:rFonts w:ascii="Arial" w:hAnsi="Arial" w:cs="Arial"/>
          <w:sz w:val="22"/>
          <w:szCs w:val="22"/>
        </w:rPr>
        <w:pPrChange w:id="1630" w:author="GHIA" w:date="2023-09-21T15:45:00Z">
          <w:pPr>
            <w:pStyle w:val="Prrafodelista"/>
            <w:numPr>
              <w:numId w:val="24"/>
            </w:numPr>
            <w:spacing w:after="160" w:line="259" w:lineRule="auto"/>
            <w:ind w:left="720" w:hanging="360"/>
            <w:contextualSpacing/>
            <w:jc w:val="both"/>
          </w:pPr>
        </w:pPrChange>
      </w:pPr>
    </w:p>
    <w:p w14:paraId="3286A595" w14:textId="77777777" w:rsidR="001A65F3" w:rsidRPr="006203B0" w:rsidRDefault="001A65F3">
      <w:pPr>
        <w:pStyle w:val="Prrafodelista"/>
        <w:spacing w:after="160" w:line="276" w:lineRule="auto"/>
        <w:ind w:left="720"/>
        <w:contextualSpacing/>
        <w:jc w:val="both"/>
        <w:rPr>
          <w:ins w:id="1631" w:author="Asus_Generico" w:date="2022-04-13T08:43:00Z"/>
          <w:rFonts w:ascii="Arial" w:hAnsi="Arial" w:cs="Arial"/>
          <w:sz w:val="22"/>
          <w:szCs w:val="22"/>
          <w:rPrChange w:id="1632" w:author="Auditor Interno" w:date="2019-10-10T16:21:00Z">
            <w:rPr>
              <w:ins w:id="1633" w:author="Asus_Generico" w:date="2022-04-13T08:43:00Z"/>
              <w:rFonts w:ascii="Arial" w:hAnsi="Arial" w:cs="Arial"/>
            </w:rPr>
          </w:rPrChange>
        </w:rPr>
        <w:pPrChange w:id="1634" w:author="GHIA" w:date="2023-09-21T15:45:00Z">
          <w:pPr>
            <w:pStyle w:val="Prrafodelista"/>
            <w:numPr>
              <w:numId w:val="24"/>
            </w:numPr>
            <w:spacing w:after="160" w:line="259" w:lineRule="auto"/>
            <w:ind w:left="720" w:hanging="360"/>
            <w:contextualSpacing/>
            <w:jc w:val="both"/>
          </w:pPr>
        </w:pPrChange>
      </w:pPr>
    </w:p>
    <w:p w14:paraId="783FB041" w14:textId="77777777" w:rsidR="002935AA" w:rsidRDefault="002935AA">
      <w:pPr>
        <w:pStyle w:val="Prrafodelista"/>
        <w:spacing w:after="160" w:line="276" w:lineRule="auto"/>
        <w:ind w:left="720"/>
        <w:contextualSpacing/>
        <w:jc w:val="both"/>
        <w:rPr>
          <w:ins w:id="1635" w:author="Yadi M." w:date="2023-01-18T16:47:00Z"/>
          <w:rFonts w:ascii="Arial" w:hAnsi="Arial" w:cs="Arial"/>
          <w:b/>
        </w:rPr>
        <w:pPrChange w:id="1636" w:author="Asus_Generico" w:date="2022-04-13T08:43:00Z">
          <w:pPr>
            <w:pStyle w:val="Prrafodelista"/>
            <w:numPr>
              <w:numId w:val="24"/>
            </w:numPr>
            <w:spacing w:after="160" w:line="259" w:lineRule="auto"/>
            <w:ind w:left="720" w:hanging="360"/>
            <w:contextualSpacing/>
            <w:jc w:val="both"/>
          </w:pPr>
        </w:pPrChange>
      </w:pPr>
    </w:p>
    <w:p w14:paraId="63D94E82" w14:textId="28310196" w:rsidR="001A65F3" w:rsidRDefault="00E84063">
      <w:pPr>
        <w:pStyle w:val="Prrafodelista"/>
        <w:numPr>
          <w:ilvl w:val="0"/>
          <w:numId w:val="34"/>
        </w:numPr>
        <w:spacing w:after="160" w:line="276" w:lineRule="auto"/>
        <w:contextualSpacing/>
        <w:jc w:val="both"/>
        <w:rPr>
          <w:ins w:id="1637" w:author="Yadi M." w:date="2023-01-18T16:48:00Z"/>
          <w:rFonts w:ascii="Arial" w:hAnsi="Arial" w:cs="Arial"/>
          <w:b/>
        </w:rPr>
        <w:pPrChange w:id="1638" w:author="Yadi M." w:date="2023-01-19T10:34:00Z">
          <w:pPr>
            <w:pStyle w:val="Prrafodelista"/>
            <w:numPr>
              <w:numId w:val="24"/>
            </w:numPr>
            <w:spacing w:after="160" w:line="259" w:lineRule="auto"/>
            <w:ind w:left="720" w:hanging="360"/>
            <w:contextualSpacing/>
            <w:jc w:val="both"/>
          </w:pPr>
        </w:pPrChange>
      </w:pPr>
      <w:ins w:id="1639" w:author="Yadi M." w:date="2023-01-18T16:47:00Z">
        <w:r w:rsidRPr="002935AA">
          <w:rPr>
            <w:rFonts w:ascii="Arial" w:hAnsi="Arial" w:cs="Arial"/>
            <w:b/>
          </w:rPr>
          <w:t>ADQUISICIÓN, CONTROL Y VENTA DE ACTIVOS FIJOS</w:t>
        </w:r>
      </w:ins>
    </w:p>
    <w:p w14:paraId="2BBFF494" w14:textId="77777777" w:rsidR="002935AA" w:rsidRDefault="002935AA">
      <w:pPr>
        <w:pStyle w:val="Prrafodelista"/>
        <w:spacing w:after="160" w:line="276" w:lineRule="auto"/>
        <w:ind w:left="284"/>
        <w:contextualSpacing/>
        <w:jc w:val="both"/>
        <w:rPr>
          <w:ins w:id="1640" w:author="Yadi M." w:date="2023-01-18T16:48:00Z"/>
          <w:rFonts w:ascii="Arial" w:hAnsi="Arial" w:cs="Arial"/>
          <w:b/>
        </w:rPr>
        <w:pPrChange w:id="1641" w:author="Asus_Generico" w:date="2022-04-13T08:43:00Z">
          <w:pPr>
            <w:pStyle w:val="Prrafodelista"/>
            <w:numPr>
              <w:numId w:val="24"/>
            </w:numPr>
            <w:spacing w:after="160" w:line="259" w:lineRule="auto"/>
            <w:ind w:left="720" w:hanging="360"/>
            <w:contextualSpacing/>
            <w:jc w:val="both"/>
          </w:pPr>
        </w:pPrChange>
      </w:pPr>
    </w:p>
    <w:p w14:paraId="7AB49EDE" w14:textId="70F2FCA8" w:rsidR="00E84063" w:rsidRDefault="002935AA" w:rsidP="00E84063">
      <w:pPr>
        <w:jc w:val="both"/>
        <w:rPr>
          <w:ins w:id="1642" w:author="Yadi M." w:date="2023-01-19T08:53:00Z"/>
          <w:rFonts w:ascii="Arial" w:hAnsi="Arial" w:cs="Arial"/>
          <w:sz w:val="22"/>
          <w:szCs w:val="22"/>
        </w:rPr>
      </w:pPr>
      <w:ins w:id="1643" w:author="Yadi M." w:date="2023-01-18T16:48:00Z">
        <w:r>
          <w:rPr>
            <w:rFonts w:ascii="Arial" w:hAnsi="Arial" w:cs="Arial"/>
            <w:b/>
          </w:rPr>
          <w:t>Adquisición</w:t>
        </w:r>
      </w:ins>
      <w:ins w:id="1644" w:author="Yadi M." w:date="2023-01-19T08:47:00Z">
        <w:r w:rsidR="00E84063">
          <w:rPr>
            <w:rFonts w:ascii="Arial" w:hAnsi="Arial" w:cs="Arial"/>
            <w:b/>
          </w:rPr>
          <w:t>:</w:t>
        </w:r>
      </w:ins>
      <w:ins w:id="1645" w:author="Yadi M." w:date="2023-01-18T16:48:00Z">
        <w:r>
          <w:rPr>
            <w:rFonts w:ascii="Arial" w:hAnsi="Arial" w:cs="Arial"/>
            <w:b/>
          </w:rPr>
          <w:t xml:space="preserve"> </w:t>
        </w:r>
      </w:ins>
      <w:ins w:id="1646" w:author="Yadi M." w:date="2023-01-19T08:52:00Z">
        <w:r w:rsidR="00E84063" w:rsidRPr="00E84063">
          <w:rPr>
            <w:rFonts w:ascii="Arial" w:hAnsi="Arial" w:cs="Arial"/>
            <w:sz w:val="22"/>
            <w:szCs w:val="22"/>
            <w:rPrChange w:id="1647" w:author="Yadi M." w:date="2023-01-19T08:53:00Z">
              <w:rPr>
                <w:rFonts w:ascii="Century Gothic" w:hAnsi="Century Gothic" w:cs="Arial"/>
                <w:sz w:val="20"/>
                <w:szCs w:val="18"/>
              </w:rPr>
            </w:rPrChange>
          </w:rPr>
          <w:t>Como pri</w:t>
        </w:r>
        <w:r w:rsidR="002514B7">
          <w:rPr>
            <w:rFonts w:ascii="Arial" w:hAnsi="Arial" w:cs="Arial"/>
            <w:sz w:val="22"/>
            <w:szCs w:val="22"/>
          </w:rPr>
          <w:t>mer punto a cumplir se  identifican</w:t>
        </w:r>
        <w:r w:rsidR="00E84063">
          <w:rPr>
            <w:rFonts w:ascii="Arial" w:hAnsi="Arial" w:cs="Arial"/>
            <w:sz w:val="22"/>
            <w:szCs w:val="22"/>
          </w:rPr>
          <w:t xml:space="preserve"> las necesidades de cada </w:t>
        </w:r>
      </w:ins>
      <w:ins w:id="1648" w:author="Yadi M." w:date="2023-01-19T08:53:00Z">
        <w:r w:rsidR="00E84063">
          <w:rPr>
            <w:rFonts w:ascii="Arial" w:hAnsi="Arial" w:cs="Arial"/>
            <w:sz w:val="22"/>
            <w:szCs w:val="22"/>
          </w:rPr>
          <w:t>empleado</w:t>
        </w:r>
      </w:ins>
      <w:ins w:id="1649" w:author="Yadi M." w:date="2023-01-19T08:52:00Z">
        <w:r w:rsidR="00E84063">
          <w:rPr>
            <w:rFonts w:ascii="Arial" w:hAnsi="Arial" w:cs="Arial"/>
            <w:sz w:val="22"/>
            <w:szCs w:val="22"/>
          </w:rPr>
          <w:t xml:space="preserve"> </w:t>
        </w:r>
        <w:r w:rsidR="00E84063" w:rsidRPr="00E84063">
          <w:rPr>
            <w:rFonts w:ascii="Arial" w:hAnsi="Arial" w:cs="Arial"/>
            <w:sz w:val="22"/>
            <w:szCs w:val="22"/>
            <w:rPrChange w:id="1650" w:author="Yadi M." w:date="2023-01-19T08:53:00Z">
              <w:rPr>
                <w:rFonts w:ascii="Century Gothic" w:hAnsi="Century Gothic" w:cs="Arial"/>
                <w:sz w:val="20"/>
                <w:szCs w:val="18"/>
              </w:rPr>
            </w:rPrChange>
          </w:rPr>
          <w:t xml:space="preserve"> sin embargo Caja Tepic establece reglas claras para la aprobación de</w:t>
        </w:r>
        <w:r w:rsidR="002514B7">
          <w:rPr>
            <w:rFonts w:ascii="Arial" w:hAnsi="Arial" w:cs="Arial"/>
            <w:sz w:val="22"/>
            <w:szCs w:val="22"/>
          </w:rPr>
          <w:t xml:space="preserve"> las necesidades </w:t>
        </w:r>
        <w:r w:rsidR="00E84063" w:rsidRPr="00E84063">
          <w:rPr>
            <w:rFonts w:ascii="Arial" w:hAnsi="Arial" w:cs="Arial"/>
            <w:sz w:val="22"/>
            <w:szCs w:val="22"/>
            <w:rPrChange w:id="1651" w:author="Yadi M." w:date="2023-01-19T08:53:00Z">
              <w:rPr>
                <w:rFonts w:ascii="Century Gothic" w:hAnsi="Century Gothic" w:cs="Arial"/>
                <w:sz w:val="20"/>
                <w:szCs w:val="18"/>
              </w:rPr>
            </w:rPrChange>
          </w:rPr>
          <w:t>de las exigencias reales de la operación, en este punto es necesario considerar que el requerimiento de</w:t>
        </w:r>
        <w:r w:rsidR="002514B7">
          <w:rPr>
            <w:rFonts w:ascii="Arial" w:hAnsi="Arial" w:cs="Arial"/>
            <w:sz w:val="22"/>
            <w:szCs w:val="22"/>
          </w:rPr>
          <w:t xml:space="preserve"> compra debe contar con </w:t>
        </w:r>
        <w:r w:rsidR="00E84063" w:rsidRPr="00E84063">
          <w:rPr>
            <w:rFonts w:ascii="Arial" w:hAnsi="Arial" w:cs="Arial"/>
            <w:sz w:val="22"/>
            <w:szCs w:val="22"/>
            <w:rPrChange w:id="1652" w:author="Yadi M." w:date="2023-01-19T08:53:00Z">
              <w:rPr>
                <w:rFonts w:ascii="Century Gothic" w:hAnsi="Century Gothic" w:cs="Arial"/>
                <w:sz w:val="20"/>
                <w:szCs w:val="18"/>
              </w:rPr>
            </w:rPrChange>
          </w:rPr>
          <w:t xml:space="preserve"> cotizaciones mismo que se </w:t>
        </w:r>
        <w:r w:rsidR="002514B7">
          <w:rPr>
            <w:rFonts w:ascii="Arial" w:hAnsi="Arial" w:cs="Arial"/>
            <w:sz w:val="22"/>
            <w:szCs w:val="22"/>
          </w:rPr>
          <w:t>detalla en el punto anterior</w:t>
        </w:r>
        <w:r w:rsidR="00E84063" w:rsidRPr="00E84063">
          <w:rPr>
            <w:rFonts w:ascii="Arial" w:hAnsi="Arial" w:cs="Arial"/>
            <w:sz w:val="22"/>
            <w:szCs w:val="22"/>
            <w:rPrChange w:id="1653" w:author="Yadi M." w:date="2023-01-19T08:53:00Z">
              <w:rPr>
                <w:rFonts w:ascii="Century Gothic" w:hAnsi="Century Gothic" w:cs="Arial"/>
                <w:sz w:val="20"/>
                <w:szCs w:val="18"/>
              </w:rPr>
            </w:rPrChange>
          </w:rPr>
          <w:t>; de lo contrario no inicia el proceso de autorización.</w:t>
        </w:r>
      </w:ins>
    </w:p>
    <w:p w14:paraId="4C02ADF1" w14:textId="77777777" w:rsidR="00E84063" w:rsidRPr="00E84063" w:rsidRDefault="00E84063" w:rsidP="00E84063">
      <w:pPr>
        <w:jc w:val="both"/>
        <w:rPr>
          <w:ins w:id="1654" w:author="Yadi M." w:date="2023-01-19T08:52:00Z"/>
          <w:rFonts w:ascii="Arial" w:hAnsi="Arial" w:cs="Arial"/>
          <w:sz w:val="22"/>
          <w:szCs w:val="22"/>
          <w:rPrChange w:id="1655" w:author="Yadi M." w:date="2023-01-19T08:53:00Z">
            <w:rPr>
              <w:ins w:id="1656" w:author="Yadi M." w:date="2023-01-19T08:52:00Z"/>
              <w:rFonts w:ascii="Century Gothic" w:hAnsi="Century Gothic" w:cs="Arial"/>
              <w:sz w:val="20"/>
              <w:szCs w:val="18"/>
            </w:rPr>
          </w:rPrChange>
        </w:rPr>
      </w:pPr>
    </w:p>
    <w:p w14:paraId="7E3F9844" w14:textId="68AEF40A" w:rsidR="00E84063" w:rsidRDefault="00E84063" w:rsidP="00E84063">
      <w:pPr>
        <w:jc w:val="both"/>
        <w:rPr>
          <w:ins w:id="1657" w:author="Yadi M." w:date="2023-01-19T08:53:00Z"/>
          <w:rFonts w:ascii="Arial" w:hAnsi="Arial" w:cs="Arial"/>
          <w:sz w:val="22"/>
          <w:szCs w:val="22"/>
        </w:rPr>
      </w:pPr>
      <w:ins w:id="1658" w:author="Yadi M." w:date="2023-01-19T08:52:00Z">
        <w:r w:rsidRPr="00E84063">
          <w:rPr>
            <w:rFonts w:ascii="Arial" w:hAnsi="Arial" w:cs="Arial"/>
            <w:sz w:val="22"/>
            <w:szCs w:val="22"/>
            <w:rPrChange w:id="1659" w:author="Yadi M." w:date="2023-01-19T08:53:00Z">
              <w:rPr>
                <w:rFonts w:ascii="Century Gothic" w:hAnsi="Century Gothic" w:cs="Arial"/>
                <w:sz w:val="20"/>
                <w:szCs w:val="18"/>
              </w:rPr>
            </w:rPrChange>
          </w:rPr>
          <w:lastRenderedPageBreak/>
          <w:t>La gestión de compra inicia con un</w:t>
        </w:r>
        <w:r w:rsidR="00CB6590">
          <w:rPr>
            <w:rFonts w:ascii="Arial" w:hAnsi="Arial" w:cs="Arial"/>
            <w:sz w:val="22"/>
            <w:szCs w:val="22"/>
          </w:rPr>
          <w:t>a solicitud de petición hacia el</w:t>
        </w:r>
        <w:r w:rsidRPr="00E84063">
          <w:rPr>
            <w:rFonts w:ascii="Arial" w:hAnsi="Arial" w:cs="Arial"/>
            <w:sz w:val="22"/>
            <w:szCs w:val="22"/>
            <w:rPrChange w:id="1660" w:author="Yadi M." w:date="2023-01-19T08:53:00Z">
              <w:rPr>
                <w:rFonts w:ascii="Century Gothic" w:hAnsi="Century Gothic" w:cs="Arial"/>
                <w:sz w:val="20"/>
                <w:szCs w:val="18"/>
              </w:rPr>
            </w:rPrChange>
          </w:rPr>
          <w:t xml:space="preserve"> gerente general este a su vez y en apoyo del área de sistema revisan el equipo para verificar si procede la gestión de compra.</w:t>
        </w:r>
      </w:ins>
    </w:p>
    <w:p w14:paraId="1DD7C501" w14:textId="77777777" w:rsidR="00E84063" w:rsidRPr="00E84063" w:rsidRDefault="00E84063" w:rsidP="00E84063">
      <w:pPr>
        <w:jc w:val="both"/>
        <w:rPr>
          <w:ins w:id="1661" w:author="Yadi M." w:date="2023-01-19T08:52:00Z"/>
          <w:rFonts w:ascii="Arial" w:hAnsi="Arial" w:cs="Arial"/>
          <w:sz w:val="22"/>
          <w:szCs w:val="22"/>
          <w:rPrChange w:id="1662" w:author="Yadi M." w:date="2023-01-19T08:53:00Z">
            <w:rPr>
              <w:ins w:id="1663" w:author="Yadi M." w:date="2023-01-19T08:52:00Z"/>
              <w:rFonts w:ascii="Century Gothic" w:hAnsi="Century Gothic" w:cs="Arial"/>
              <w:sz w:val="20"/>
              <w:szCs w:val="18"/>
            </w:rPr>
          </w:rPrChange>
        </w:rPr>
      </w:pPr>
    </w:p>
    <w:p w14:paraId="592A6D5E" w14:textId="1081D1E6" w:rsidR="002514B7" w:rsidRDefault="00E84063" w:rsidP="00E84063">
      <w:pPr>
        <w:jc w:val="both"/>
        <w:rPr>
          <w:ins w:id="1664" w:author="Yadi M." w:date="2023-01-19T08:55:00Z"/>
          <w:rFonts w:ascii="Arial" w:hAnsi="Arial" w:cs="Arial"/>
          <w:sz w:val="22"/>
          <w:szCs w:val="22"/>
        </w:rPr>
      </w:pPr>
      <w:ins w:id="1665" w:author="Yadi M." w:date="2023-01-19T08:52:00Z">
        <w:r w:rsidRPr="00E84063">
          <w:rPr>
            <w:rFonts w:ascii="Arial" w:hAnsi="Arial" w:cs="Arial"/>
            <w:sz w:val="22"/>
            <w:szCs w:val="22"/>
            <w:rPrChange w:id="1666" w:author="Yadi M." w:date="2023-01-19T08:53:00Z">
              <w:rPr>
                <w:rFonts w:ascii="Century Gothic" w:hAnsi="Century Gothic" w:cs="Arial"/>
                <w:sz w:val="20"/>
                <w:szCs w:val="18"/>
              </w:rPr>
            </w:rPrChange>
          </w:rPr>
          <w:t>Como parte del proceso de compra el encargado de sistemas es el que cotiza con los proveedores analizando precio, descripciones d</w:t>
        </w:r>
        <w:r w:rsidR="002514B7">
          <w:rPr>
            <w:rFonts w:ascii="Arial" w:hAnsi="Arial" w:cs="Arial"/>
            <w:sz w:val="22"/>
            <w:szCs w:val="22"/>
          </w:rPr>
          <w:t xml:space="preserve">el equipo etc. el cual entrega </w:t>
        </w:r>
        <w:r w:rsidRPr="00E84063">
          <w:rPr>
            <w:rFonts w:ascii="Arial" w:hAnsi="Arial" w:cs="Arial"/>
            <w:sz w:val="22"/>
            <w:szCs w:val="22"/>
            <w:rPrChange w:id="1667" w:author="Yadi M." w:date="2023-01-19T08:53:00Z">
              <w:rPr>
                <w:rFonts w:ascii="Century Gothic" w:hAnsi="Century Gothic" w:cs="Arial"/>
                <w:sz w:val="20"/>
                <w:szCs w:val="18"/>
              </w:rPr>
            </w:rPrChange>
          </w:rPr>
          <w:t xml:space="preserve"> cotizaciones al área de gerencia</w:t>
        </w:r>
      </w:ins>
      <w:ins w:id="1668" w:author="Yadi M." w:date="2023-01-19T08:55:00Z">
        <w:r w:rsidR="002514B7">
          <w:rPr>
            <w:rFonts w:ascii="Arial" w:hAnsi="Arial" w:cs="Arial"/>
            <w:sz w:val="22"/>
            <w:szCs w:val="22"/>
          </w:rPr>
          <w:t>.</w:t>
        </w:r>
      </w:ins>
    </w:p>
    <w:p w14:paraId="68C15F03" w14:textId="4BB28AC9" w:rsidR="00E84063" w:rsidRPr="00E84063" w:rsidRDefault="00E84063" w:rsidP="00E84063">
      <w:pPr>
        <w:jc w:val="both"/>
        <w:rPr>
          <w:ins w:id="1669" w:author="Yadi M." w:date="2023-01-19T08:52:00Z"/>
          <w:rFonts w:ascii="Arial" w:hAnsi="Arial" w:cs="Arial"/>
          <w:sz w:val="22"/>
          <w:szCs w:val="22"/>
          <w:rPrChange w:id="1670" w:author="Yadi M." w:date="2023-01-19T08:53:00Z">
            <w:rPr>
              <w:ins w:id="1671" w:author="Yadi M." w:date="2023-01-19T08:52:00Z"/>
              <w:rFonts w:ascii="Century Gothic" w:hAnsi="Century Gothic" w:cs="Arial"/>
              <w:sz w:val="20"/>
              <w:szCs w:val="18"/>
            </w:rPr>
          </w:rPrChange>
        </w:rPr>
      </w:pPr>
      <w:ins w:id="1672" w:author="Yadi M." w:date="2023-01-19T08:52:00Z">
        <w:r w:rsidRPr="00E84063">
          <w:rPr>
            <w:rFonts w:ascii="Arial" w:hAnsi="Arial" w:cs="Arial"/>
            <w:sz w:val="22"/>
            <w:szCs w:val="22"/>
            <w:rPrChange w:id="1673" w:author="Yadi M." w:date="2023-01-19T08:53:00Z">
              <w:rPr>
                <w:rFonts w:ascii="Century Gothic" w:hAnsi="Century Gothic" w:cs="Arial"/>
                <w:sz w:val="20"/>
                <w:szCs w:val="18"/>
              </w:rPr>
            </w:rPrChange>
          </w:rPr>
          <w:t xml:space="preserve"> </w:t>
        </w:r>
      </w:ins>
    </w:p>
    <w:p w14:paraId="5D66EF19" w14:textId="4B9F77D4" w:rsidR="00E84063" w:rsidRDefault="00E84063" w:rsidP="00E84063">
      <w:pPr>
        <w:jc w:val="both"/>
        <w:rPr>
          <w:ins w:id="1674" w:author="Yadi M." w:date="2023-01-19T09:18:00Z"/>
          <w:rFonts w:ascii="Arial" w:hAnsi="Arial" w:cs="Arial"/>
          <w:sz w:val="22"/>
          <w:szCs w:val="22"/>
        </w:rPr>
      </w:pPr>
      <w:ins w:id="1675" w:author="Yadi M." w:date="2023-01-19T08:52:00Z">
        <w:r w:rsidRPr="00E84063">
          <w:rPr>
            <w:rFonts w:ascii="Arial" w:hAnsi="Arial" w:cs="Arial"/>
            <w:sz w:val="22"/>
            <w:szCs w:val="22"/>
            <w:rPrChange w:id="1676" w:author="Yadi M." w:date="2023-01-19T08:53:00Z">
              <w:rPr>
                <w:rFonts w:ascii="Century Gothic" w:hAnsi="Century Gothic" w:cs="Arial"/>
                <w:sz w:val="20"/>
                <w:szCs w:val="18"/>
              </w:rPr>
            </w:rPrChange>
          </w:rPr>
          <w:t>Por último el gerente general presenta al co</w:t>
        </w:r>
        <w:r w:rsidR="00CB6590">
          <w:rPr>
            <w:rFonts w:ascii="Arial" w:hAnsi="Arial" w:cs="Arial"/>
            <w:sz w:val="22"/>
            <w:szCs w:val="22"/>
          </w:rPr>
          <w:t xml:space="preserve">nsejo de administración las </w:t>
        </w:r>
        <w:r w:rsidRPr="00E84063">
          <w:rPr>
            <w:rFonts w:ascii="Arial" w:hAnsi="Arial" w:cs="Arial"/>
            <w:sz w:val="22"/>
            <w:szCs w:val="22"/>
            <w:rPrChange w:id="1677" w:author="Yadi M." w:date="2023-01-19T08:53:00Z">
              <w:rPr>
                <w:rFonts w:ascii="Century Gothic" w:hAnsi="Century Gothic" w:cs="Arial"/>
                <w:sz w:val="20"/>
                <w:szCs w:val="18"/>
              </w:rPr>
            </w:rPrChange>
          </w:rPr>
          <w:t xml:space="preserve"> cotizaciones de compra para su aprobación, una vez autorizada la compra el gerente general es el responsable de efectuar el pago correspondiente y enviarla formalmente al proveedor.</w:t>
        </w:r>
      </w:ins>
    </w:p>
    <w:p w14:paraId="3FC4D5F5" w14:textId="77777777" w:rsidR="00CB6590" w:rsidRDefault="00CB6590" w:rsidP="00E84063">
      <w:pPr>
        <w:jc w:val="both"/>
        <w:rPr>
          <w:ins w:id="1678" w:author="Yadi M." w:date="2023-01-19T09:18:00Z"/>
          <w:rFonts w:ascii="Arial" w:hAnsi="Arial" w:cs="Arial"/>
          <w:sz w:val="22"/>
          <w:szCs w:val="22"/>
        </w:rPr>
      </w:pPr>
    </w:p>
    <w:p w14:paraId="7D1D424D" w14:textId="5C9E814F" w:rsidR="00CB6590" w:rsidRDefault="00CB6590" w:rsidP="00CB6590">
      <w:pPr>
        <w:jc w:val="both"/>
        <w:rPr>
          <w:ins w:id="1679" w:author="Yadi M." w:date="2023-01-19T09:25:00Z"/>
          <w:rFonts w:ascii="Arial" w:hAnsi="Arial" w:cs="Arial"/>
        </w:rPr>
      </w:pPr>
      <w:ins w:id="1680" w:author="Yadi M." w:date="2023-01-19T09:23:00Z">
        <w:r w:rsidRPr="00CB6590">
          <w:rPr>
            <w:rFonts w:ascii="Arial" w:hAnsi="Arial" w:cs="Arial"/>
            <w:b/>
            <w:rPrChange w:id="1681" w:author="Yadi M." w:date="2023-01-19T09:23:00Z">
              <w:rPr>
                <w:rFonts w:ascii="Arial" w:hAnsi="Arial" w:cs="Arial"/>
                <w:sz w:val="22"/>
                <w:szCs w:val="22"/>
              </w:rPr>
            </w:rPrChange>
          </w:rPr>
          <w:t>Control:</w:t>
        </w:r>
        <w:r>
          <w:rPr>
            <w:rFonts w:ascii="Arial" w:hAnsi="Arial" w:cs="Arial"/>
            <w:b/>
          </w:rPr>
          <w:t xml:space="preserve"> </w:t>
        </w:r>
      </w:ins>
      <w:ins w:id="1682" w:author="Yadi M." w:date="2023-01-19T09:27:00Z">
        <w:r w:rsidRPr="00CB6590">
          <w:rPr>
            <w:rFonts w:ascii="Arial" w:hAnsi="Arial" w:cs="Arial"/>
            <w:rPrChange w:id="1683" w:author="Yadi M." w:date="2023-01-19T09:27:00Z">
              <w:rPr>
                <w:rFonts w:ascii="Arial" w:hAnsi="Arial" w:cs="Arial"/>
                <w:b/>
              </w:rPr>
            </w:rPrChange>
          </w:rPr>
          <w:t>Caja Tepic</w:t>
        </w:r>
      </w:ins>
      <w:ins w:id="1684" w:author="Yadi M." w:date="2023-01-19T09:25:00Z">
        <w:r w:rsidRPr="00CB6590">
          <w:rPr>
            <w:rFonts w:ascii="Arial" w:hAnsi="Arial" w:cs="Arial"/>
            <w:sz w:val="22"/>
            <w:szCs w:val="22"/>
            <w:rPrChange w:id="1685" w:author="Yadi M." w:date="2023-01-19T09:25:00Z">
              <w:rPr>
                <w:rFonts w:ascii="Century Gothic" w:hAnsi="Century Gothic"/>
                <w:sz w:val="20"/>
                <w:szCs w:val="20"/>
              </w:rPr>
            </w:rPrChange>
          </w:rPr>
          <w:t xml:space="preserve"> entrega a cada funcionario una carta responsiva de equipo que es un documento por el que se cede la responsabilidad de su cuidado y</w:t>
        </w:r>
        <w:r w:rsidR="00384936">
          <w:rPr>
            <w:rFonts w:ascii="Arial" w:hAnsi="Arial" w:cs="Arial"/>
            <w:sz w:val="22"/>
            <w:szCs w:val="22"/>
          </w:rPr>
          <w:t xml:space="preserve"> de su protección</w:t>
        </w:r>
        <w:r w:rsidRPr="00CB6590">
          <w:rPr>
            <w:rFonts w:ascii="Arial" w:hAnsi="Arial" w:cs="Arial"/>
            <w:sz w:val="22"/>
            <w:szCs w:val="22"/>
            <w:rPrChange w:id="1686" w:author="Yadi M." w:date="2023-01-19T09:25:00Z">
              <w:rPr>
                <w:rFonts w:ascii="Century Gothic" w:hAnsi="Century Gothic"/>
                <w:sz w:val="20"/>
                <w:szCs w:val="20"/>
              </w:rPr>
            </w:rPrChange>
          </w:rPr>
          <w:t xml:space="preserve"> de modo que su valor económico se encuentre estable, el cual es entregado por el área de sistema sistemas y revisado por el contador general mismo que se detalla </w:t>
        </w:r>
      </w:ins>
      <w:ins w:id="1687" w:author="Yadi M." w:date="2023-01-19T09:29:00Z">
        <w:r w:rsidR="005524CE">
          <w:rPr>
            <w:rFonts w:ascii="Arial" w:hAnsi="Arial" w:cs="Arial"/>
            <w:sz w:val="22"/>
            <w:szCs w:val="22"/>
          </w:rPr>
          <w:t xml:space="preserve">en el anexo </w:t>
        </w:r>
      </w:ins>
      <w:ins w:id="1688" w:author="Yadi M." w:date="2023-01-19T09:30:00Z">
        <w:r w:rsidR="005524CE">
          <w:rPr>
            <w:rFonts w:ascii="Arial" w:hAnsi="Arial" w:cs="Arial"/>
            <w:sz w:val="22"/>
            <w:szCs w:val="22"/>
          </w:rPr>
          <w:t>IV</w:t>
        </w:r>
      </w:ins>
      <w:ins w:id="1689" w:author="Yadi M." w:date="2023-01-19T09:25:00Z">
        <w:r w:rsidR="005524CE">
          <w:rPr>
            <w:rFonts w:ascii="Arial" w:hAnsi="Arial" w:cs="Arial"/>
          </w:rPr>
          <w:t>.</w:t>
        </w:r>
      </w:ins>
    </w:p>
    <w:p w14:paraId="483E28B3" w14:textId="77777777" w:rsidR="005524CE" w:rsidRPr="005524CE" w:rsidRDefault="005524CE" w:rsidP="00CB6590">
      <w:pPr>
        <w:jc w:val="both"/>
        <w:rPr>
          <w:ins w:id="1690" w:author="Yadi M." w:date="2023-01-19T09:36:00Z"/>
          <w:rFonts w:ascii="Arial" w:hAnsi="Arial" w:cs="Arial"/>
          <w:b/>
          <w:sz w:val="22"/>
          <w:szCs w:val="22"/>
          <w:rPrChange w:id="1691" w:author="Yadi M." w:date="2023-01-19T09:38:00Z">
            <w:rPr>
              <w:ins w:id="1692" w:author="Yadi M." w:date="2023-01-19T09:36:00Z"/>
              <w:rFonts w:ascii="Arial" w:hAnsi="Arial" w:cs="Arial"/>
            </w:rPr>
          </w:rPrChange>
        </w:rPr>
      </w:pPr>
    </w:p>
    <w:p w14:paraId="08A2E6D1" w14:textId="1E8723A7" w:rsidR="00392B84" w:rsidRPr="00384936" w:rsidRDefault="005524CE" w:rsidP="00392B84">
      <w:pPr>
        <w:jc w:val="both"/>
        <w:rPr>
          <w:ins w:id="1693" w:author="Yadi M." w:date="2023-01-19T09:38:00Z"/>
          <w:rFonts w:ascii="Arial" w:hAnsi="Arial" w:cs="Arial"/>
          <w:color w:val="000000" w:themeColor="text1"/>
          <w:sz w:val="22"/>
          <w:szCs w:val="22"/>
          <w:shd w:val="clear" w:color="auto" w:fill="FFFFFF"/>
          <w:rPrChange w:id="1694" w:author="Yadi M." w:date="2023-01-19T10:31:00Z">
            <w:rPr>
              <w:ins w:id="1695" w:author="Yadi M." w:date="2023-01-19T09:38:00Z"/>
              <w:rFonts w:ascii="Century Gothic" w:hAnsi="Century Gothic"/>
              <w:color w:val="000000" w:themeColor="text1"/>
              <w:sz w:val="20"/>
              <w:szCs w:val="20"/>
              <w:shd w:val="clear" w:color="auto" w:fill="FFFFFF"/>
            </w:rPr>
          </w:rPrChange>
        </w:rPr>
      </w:pPr>
      <w:ins w:id="1696" w:author="Yadi M." w:date="2023-01-19T09:37:00Z">
        <w:r w:rsidRPr="005524CE">
          <w:rPr>
            <w:rFonts w:ascii="Arial" w:hAnsi="Arial" w:cs="Arial"/>
            <w:b/>
            <w:sz w:val="22"/>
            <w:szCs w:val="22"/>
            <w:rPrChange w:id="1697" w:author="Yadi M." w:date="2023-01-19T09:38:00Z">
              <w:rPr>
                <w:rFonts w:ascii="Century Gothic" w:hAnsi="Century Gothic"/>
                <w:sz w:val="20"/>
                <w:szCs w:val="20"/>
              </w:rPr>
            </w:rPrChange>
          </w:rPr>
          <w:t>Venta o baja de activos fijos</w:t>
        </w:r>
      </w:ins>
      <w:ins w:id="1698" w:author="Yadi M." w:date="2023-01-19T09:38:00Z">
        <w:r>
          <w:rPr>
            <w:rFonts w:ascii="Arial" w:hAnsi="Arial" w:cs="Arial"/>
            <w:b/>
            <w:sz w:val="22"/>
            <w:szCs w:val="22"/>
          </w:rPr>
          <w:t>:</w:t>
        </w:r>
      </w:ins>
      <w:ins w:id="1699" w:author="Yadi M." w:date="2023-01-19T10:02:00Z">
        <w:r w:rsidR="0071732E">
          <w:rPr>
            <w:rFonts w:ascii="Arial" w:hAnsi="Arial" w:cs="Arial"/>
            <w:b/>
            <w:sz w:val="22"/>
            <w:szCs w:val="22"/>
          </w:rPr>
          <w:t xml:space="preserve"> </w:t>
        </w:r>
        <w:r w:rsidR="0071732E" w:rsidRPr="00384936">
          <w:rPr>
            <w:rFonts w:ascii="Arial" w:hAnsi="Arial" w:cs="Arial"/>
            <w:sz w:val="22"/>
            <w:szCs w:val="22"/>
            <w:rPrChange w:id="1700" w:author="Yadi M." w:date="2023-01-19T10:31:00Z">
              <w:rPr>
                <w:rFonts w:ascii="Arial" w:hAnsi="Arial" w:cs="Arial"/>
                <w:b/>
                <w:sz w:val="22"/>
                <w:szCs w:val="22"/>
              </w:rPr>
            </w:rPrChange>
          </w:rPr>
          <w:t xml:space="preserve">antes de dar de baja cualquier </w:t>
        </w:r>
      </w:ins>
      <w:ins w:id="1701" w:author="Yadi M." w:date="2023-01-19T10:03:00Z">
        <w:r w:rsidR="0071732E" w:rsidRPr="00384936">
          <w:rPr>
            <w:rFonts w:ascii="Arial" w:hAnsi="Arial" w:cs="Arial"/>
            <w:sz w:val="22"/>
            <w:szCs w:val="22"/>
            <w:rPrChange w:id="1702" w:author="Yadi M." w:date="2023-01-19T10:31:00Z">
              <w:rPr>
                <w:rFonts w:ascii="Arial" w:hAnsi="Arial" w:cs="Arial"/>
                <w:b/>
                <w:sz w:val="22"/>
                <w:szCs w:val="22"/>
              </w:rPr>
            </w:rPrChange>
          </w:rPr>
          <w:t>activo</w:t>
        </w:r>
      </w:ins>
      <w:ins w:id="1703" w:author="Yadi M." w:date="2023-01-19T10:02:00Z">
        <w:r w:rsidR="0071732E" w:rsidRPr="00384936">
          <w:rPr>
            <w:rFonts w:ascii="Arial" w:hAnsi="Arial" w:cs="Arial"/>
            <w:sz w:val="22"/>
            <w:szCs w:val="22"/>
            <w:rPrChange w:id="1704" w:author="Yadi M." w:date="2023-01-19T10:31:00Z">
              <w:rPr>
                <w:rFonts w:ascii="Arial" w:hAnsi="Arial" w:cs="Arial"/>
                <w:b/>
                <w:sz w:val="22"/>
                <w:szCs w:val="22"/>
              </w:rPr>
            </w:rPrChange>
          </w:rPr>
          <w:t xml:space="preserve"> se deben tener ciertas evidencias </w:t>
        </w:r>
      </w:ins>
      <w:ins w:id="1705" w:author="Yadi M." w:date="2023-01-19T10:07:00Z">
        <w:r w:rsidR="0071732E" w:rsidRPr="00384936">
          <w:rPr>
            <w:rFonts w:ascii="Arial" w:hAnsi="Arial" w:cs="Arial"/>
            <w:sz w:val="22"/>
            <w:szCs w:val="22"/>
            <w:rPrChange w:id="1706" w:author="Yadi M." w:date="2023-01-19T10:31:00Z">
              <w:rPr>
                <w:rFonts w:ascii="Arial" w:hAnsi="Arial" w:cs="Arial"/>
                <w:b/>
                <w:sz w:val="22"/>
                <w:szCs w:val="22"/>
              </w:rPr>
            </w:rPrChange>
          </w:rPr>
          <w:t xml:space="preserve">como </w:t>
        </w:r>
        <w:r w:rsidR="0071732E" w:rsidRPr="00384936">
          <w:rPr>
            <w:rFonts w:ascii="Arial" w:hAnsi="Arial" w:cs="Arial"/>
            <w:sz w:val="22"/>
            <w:szCs w:val="22"/>
            <w:shd w:val="clear" w:color="auto" w:fill="FFFFFF"/>
            <w:rPrChange w:id="1707" w:author="Yadi M." w:date="2023-01-19T10:31:00Z"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</w:rPrChange>
          </w:rPr>
          <w:t>desgaste, desus</w:t>
        </w:r>
        <w:r w:rsidR="00FF2FF0" w:rsidRPr="00384936">
          <w:rPr>
            <w:rFonts w:ascii="Arial" w:hAnsi="Arial" w:cs="Arial"/>
            <w:sz w:val="22"/>
            <w:szCs w:val="22"/>
            <w:shd w:val="clear" w:color="auto" w:fill="FFFFFF"/>
            <w:rPrChange w:id="1708" w:author="Yadi M." w:date="2023-01-19T10:31:00Z">
              <w:rPr>
                <w:rFonts w:ascii="Arial" w:hAnsi="Arial" w:cs="Arial"/>
                <w:b/>
                <w:sz w:val="21"/>
                <w:szCs w:val="21"/>
                <w:shd w:val="clear" w:color="auto" w:fill="FFFFFF"/>
              </w:rPr>
            </w:rPrChange>
          </w:rPr>
          <w:t>o, rotura o que ya no sean</w:t>
        </w:r>
        <w:r w:rsidR="0071732E" w:rsidRPr="00384936">
          <w:rPr>
            <w:rFonts w:ascii="Arial" w:hAnsi="Arial" w:cs="Arial"/>
            <w:sz w:val="22"/>
            <w:szCs w:val="22"/>
            <w:shd w:val="clear" w:color="auto" w:fill="FFFFFF"/>
            <w:rPrChange w:id="1709" w:author="Yadi M." w:date="2023-01-19T10:31:00Z"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</w:rPrChange>
          </w:rPr>
          <w:t xml:space="preserve"> útiles </w:t>
        </w:r>
        <w:r w:rsidR="0071732E" w:rsidRPr="00384936">
          <w:rPr>
            <w:rStyle w:val="nfasis"/>
            <w:rFonts w:ascii="Arial" w:hAnsi="Arial" w:cs="Arial"/>
            <w:bCs/>
            <w:i w:val="0"/>
            <w:iCs w:val="0"/>
            <w:sz w:val="22"/>
            <w:szCs w:val="22"/>
            <w:shd w:val="clear" w:color="auto" w:fill="FFFFFF"/>
            <w:rPrChange w:id="1710" w:author="Yadi M." w:date="2023-01-19T10:31:00Z">
              <w:rPr>
                <w:rStyle w:val="nfasis"/>
                <w:rFonts w:ascii="Arial" w:hAnsi="Arial" w:cs="Arial"/>
                <w:b/>
                <w:bCs/>
                <w:i w:val="0"/>
                <w:iCs w:val="0"/>
                <w:color w:val="5F6368"/>
                <w:sz w:val="21"/>
                <w:szCs w:val="21"/>
                <w:shd w:val="clear" w:color="auto" w:fill="FFFFFF"/>
              </w:rPr>
            </w:rPrChange>
          </w:rPr>
          <w:t>para</w:t>
        </w:r>
        <w:r w:rsidR="0071732E" w:rsidRPr="00384936">
          <w:rPr>
            <w:rFonts w:ascii="Arial" w:hAnsi="Arial" w:cs="Arial"/>
            <w:sz w:val="22"/>
            <w:szCs w:val="22"/>
            <w:shd w:val="clear" w:color="auto" w:fill="FFFFFF"/>
            <w:rPrChange w:id="1711" w:author="Yadi M." w:date="2023-01-19T10:31:00Z"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</w:rPrChange>
          </w:rPr>
          <w:t> la entidad</w:t>
        </w:r>
        <w:r w:rsidR="0071732E" w:rsidRPr="00384936">
          <w:rPr>
            <w:rFonts w:ascii="Arial" w:hAnsi="Arial" w:cs="Arial"/>
            <w:color w:val="4D5156"/>
            <w:sz w:val="22"/>
            <w:szCs w:val="22"/>
            <w:shd w:val="clear" w:color="auto" w:fill="FFFFFF"/>
            <w:rPrChange w:id="1712" w:author="Yadi M." w:date="2023-01-19T10:31:00Z"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</w:rPrChange>
          </w:rPr>
          <w:t>.</w:t>
        </w:r>
      </w:ins>
      <w:ins w:id="1713" w:author="Yadi M." w:date="2023-01-19T09:38:00Z">
        <w:r w:rsidRPr="00384936">
          <w:rPr>
            <w:rFonts w:ascii="Arial" w:hAnsi="Arial" w:cs="Arial"/>
            <w:sz w:val="22"/>
            <w:szCs w:val="22"/>
            <w:rPrChange w:id="1714" w:author="Yadi M." w:date="2023-01-19T10:31:00Z">
              <w:rPr>
                <w:rFonts w:ascii="Arial" w:hAnsi="Arial" w:cs="Arial"/>
                <w:b/>
                <w:sz w:val="22"/>
                <w:szCs w:val="22"/>
              </w:rPr>
            </w:rPrChange>
          </w:rPr>
          <w:t xml:space="preserve"> </w:t>
        </w:r>
        <w:r w:rsidR="00392B84" w:rsidRPr="00384936">
          <w:rPr>
            <w:rFonts w:ascii="Arial" w:hAnsi="Arial" w:cs="Arial"/>
            <w:color w:val="000000" w:themeColor="text1"/>
            <w:sz w:val="22"/>
            <w:szCs w:val="22"/>
            <w:shd w:val="clear" w:color="auto" w:fill="FFFFFF"/>
            <w:rPrChange w:id="1715" w:author="Yadi M." w:date="2023-01-19T10:31:00Z">
              <w:rPr>
                <w:rFonts w:ascii="Century Gothic" w:hAnsi="Century Gothic"/>
                <w:color w:val="000000" w:themeColor="text1"/>
                <w:sz w:val="20"/>
                <w:szCs w:val="20"/>
                <w:shd w:val="clear" w:color="auto" w:fill="FFFFFF"/>
              </w:rPr>
            </w:rPrChange>
          </w:rPr>
          <w:t>Lo sociedad inicia el proceso de baja o venta</w:t>
        </w:r>
      </w:ins>
      <w:ins w:id="1716" w:author="Yadi M." w:date="2023-01-19T09:42:00Z">
        <w:r w:rsidR="00392B84" w:rsidRPr="00384936">
          <w:rPr>
            <w:rFonts w:ascii="Arial" w:hAnsi="Arial" w:cs="Arial"/>
            <w:color w:val="000000" w:themeColor="text1"/>
            <w:sz w:val="22"/>
            <w:szCs w:val="22"/>
            <w:shd w:val="clear" w:color="auto" w:fill="FFFFFF"/>
            <w:rPrChange w:id="1717" w:author="Yadi M." w:date="2023-01-19T10:31:00Z">
              <w:rPr>
                <w:rFonts w:ascii="Century Gothic" w:hAnsi="Century Gothic"/>
                <w:color w:val="000000" w:themeColor="text1"/>
                <w:sz w:val="20"/>
                <w:szCs w:val="20"/>
                <w:shd w:val="clear" w:color="auto" w:fill="FFFFFF"/>
              </w:rPr>
            </w:rPrChange>
          </w:rPr>
          <w:t xml:space="preserve">  </w:t>
        </w:r>
      </w:ins>
      <w:ins w:id="1718" w:author="Yadi M." w:date="2023-01-19T09:38:00Z">
        <w:r w:rsidR="00392B84" w:rsidRPr="00384936">
          <w:rPr>
            <w:rFonts w:ascii="Arial" w:hAnsi="Arial" w:cs="Arial"/>
            <w:color w:val="000000" w:themeColor="text1"/>
            <w:sz w:val="22"/>
            <w:szCs w:val="22"/>
            <w:shd w:val="clear" w:color="auto" w:fill="FFFFFF"/>
            <w:rPrChange w:id="1719" w:author="Yadi M." w:date="2023-01-19T10:31:00Z">
              <w:rPr>
                <w:rFonts w:ascii="Century Gothic" w:hAnsi="Century Gothic"/>
                <w:color w:val="000000" w:themeColor="text1"/>
                <w:sz w:val="20"/>
                <w:szCs w:val="20"/>
                <w:shd w:val="clear" w:color="auto" w:fill="FFFFFF"/>
              </w:rPr>
            </w:rPrChange>
          </w:rPr>
          <w:t>en el momento de la autorización por parte del consejo o gerente general el cual es entregada al contador general para su respectivo asiento contable.</w:t>
        </w:r>
      </w:ins>
    </w:p>
    <w:p w14:paraId="3FB6389A" w14:textId="16E33D3B" w:rsidR="002935AA" w:rsidRPr="00384936" w:rsidRDefault="002935AA">
      <w:pPr>
        <w:spacing w:after="160" w:line="276" w:lineRule="auto"/>
        <w:contextualSpacing/>
        <w:jc w:val="both"/>
        <w:rPr>
          <w:rFonts w:ascii="Arial" w:hAnsi="Arial" w:cs="Arial"/>
          <w:b/>
          <w:rPrChange w:id="1720" w:author="Yadi M." w:date="2023-01-19T10:31:00Z">
            <w:rPr>
              <w:rFonts w:ascii="Arial" w:hAnsi="Arial" w:cs="Arial"/>
            </w:rPr>
          </w:rPrChange>
        </w:rPr>
        <w:pPrChange w:id="1721" w:author="Yadi M." w:date="2023-01-19T10:31:00Z">
          <w:pPr>
            <w:pStyle w:val="Prrafodelista"/>
            <w:numPr>
              <w:numId w:val="24"/>
            </w:numPr>
            <w:spacing w:after="160" w:line="259" w:lineRule="auto"/>
            <w:ind w:left="720" w:hanging="360"/>
            <w:contextualSpacing/>
            <w:jc w:val="both"/>
          </w:pPr>
        </w:pPrChange>
      </w:pPr>
    </w:p>
    <w:p w14:paraId="14BDEAA3" w14:textId="2C3DD89A" w:rsidR="00A34473" w:rsidRPr="00896AF5" w:rsidRDefault="000D1276">
      <w:pPr>
        <w:pStyle w:val="Ttulo1"/>
        <w:rPr>
          <w:rFonts w:ascii="Arial" w:hAnsi="Arial" w:cs="Arial"/>
          <w:b/>
        </w:rPr>
        <w:pPrChange w:id="1722" w:author="Auditor Interno" w:date="2019-10-10T16:38:00Z">
          <w:pPr>
            <w:numPr>
              <w:numId w:val="20"/>
            </w:numPr>
            <w:ind w:left="720" w:hanging="360"/>
            <w:jc w:val="both"/>
          </w:pPr>
        </w:pPrChange>
      </w:pPr>
      <w:bookmarkStart w:id="1723" w:name="_Toc21692628"/>
      <w:ins w:id="1724" w:author="Auditor Interno" w:date="2019-10-10T16:41:00Z">
        <w:r>
          <w:rPr>
            <w:rFonts w:ascii="Arial" w:hAnsi="Arial" w:cs="Arial"/>
            <w:b/>
            <w:color w:val="auto"/>
            <w:sz w:val="24"/>
          </w:rPr>
          <w:t>10.</w:t>
        </w:r>
      </w:ins>
      <w:ins w:id="1725" w:author="Asus_Generico" w:date="2022-04-13T08:24:00Z">
        <w:r w:rsidR="00916D87">
          <w:rPr>
            <w:rFonts w:ascii="Arial" w:hAnsi="Arial" w:cs="Arial"/>
            <w:b/>
            <w:color w:val="auto"/>
            <w:sz w:val="24"/>
          </w:rPr>
          <w:t xml:space="preserve"> </w:t>
        </w:r>
      </w:ins>
      <w:r w:rsidR="00A34473" w:rsidRPr="00EE2DA6">
        <w:rPr>
          <w:rFonts w:ascii="Arial" w:hAnsi="Arial" w:cs="Arial"/>
          <w:b/>
          <w:color w:val="auto"/>
          <w:sz w:val="24"/>
          <w:rPrChange w:id="1726" w:author="Auditor Interno" w:date="2019-10-10T16:38:00Z">
            <w:rPr>
              <w:rFonts w:ascii="Arial" w:hAnsi="Arial" w:cs="Arial"/>
              <w:b/>
            </w:rPr>
          </w:rPrChange>
        </w:rPr>
        <w:t xml:space="preserve">NIVELES DE </w:t>
      </w:r>
      <w:del w:id="1727" w:author="Auditor Interno" w:date="2019-09-26T12:06:00Z">
        <w:r w:rsidR="00A34473" w:rsidRPr="00EE2DA6" w:rsidDel="00402ABE">
          <w:rPr>
            <w:rFonts w:ascii="Arial" w:hAnsi="Arial" w:cs="Arial"/>
            <w:b/>
            <w:color w:val="auto"/>
            <w:sz w:val="24"/>
            <w:rPrChange w:id="1728" w:author="Auditor Interno" w:date="2019-10-10T16:38:00Z">
              <w:rPr>
                <w:rFonts w:ascii="Arial" w:hAnsi="Arial" w:cs="Arial"/>
                <w:b/>
              </w:rPr>
            </w:rPrChange>
          </w:rPr>
          <w:delText>APROBACION</w:delText>
        </w:r>
      </w:del>
      <w:ins w:id="1729" w:author="Auditor Interno" w:date="2019-09-26T12:06:00Z">
        <w:r w:rsidR="00402ABE" w:rsidRPr="00EE2DA6">
          <w:rPr>
            <w:rFonts w:ascii="Arial" w:hAnsi="Arial" w:cs="Arial"/>
            <w:b/>
            <w:color w:val="auto"/>
            <w:sz w:val="24"/>
            <w:rPrChange w:id="1730" w:author="Auditor Interno" w:date="2019-10-10T16:38:00Z">
              <w:rPr>
                <w:rFonts w:ascii="Arial" w:hAnsi="Arial" w:cs="Arial"/>
                <w:b/>
                <w:sz w:val="23"/>
                <w:szCs w:val="23"/>
              </w:rPr>
            </w:rPrChange>
          </w:rPr>
          <w:t>APROBACIÓN</w:t>
        </w:r>
      </w:ins>
      <w:r w:rsidR="00A34473" w:rsidRPr="00EE2DA6">
        <w:rPr>
          <w:rFonts w:ascii="Arial" w:hAnsi="Arial" w:cs="Arial"/>
          <w:b/>
          <w:color w:val="auto"/>
          <w:sz w:val="24"/>
          <w:rPrChange w:id="1731" w:author="Auditor Interno" w:date="2019-10-10T16:38:00Z">
            <w:rPr>
              <w:rFonts w:ascii="Arial" w:hAnsi="Arial" w:cs="Arial"/>
              <w:b/>
            </w:rPr>
          </w:rPrChange>
        </w:rPr>
        <w:t xml:space="preserve"> Y MEDIOS DE </w:t>
      </w:r>
      <w:del w:id="1732" w:author="Auditor Interno" w:date="2019-09-26T12:06:00Z">
        <w:r w:rsidR="00A34473" w:rsidRPr="00EE2DA6" w:rsidDel="00402ABE">
          <w:rPr>
            <w:rFonts w:ascii="Arial" w:hAnsi="Arial" w:cs="Arial"/>
            <w:b/>
            <w:color w:val="auto"/>
            <w:sz w:val="24"/>
            <w:rPrChange w:id="1733" w:author="Auditor Interno" w:date="2019-10-10T16:38:00Z">
              <w:rPr>
                <w:rFonts w:ascii="Arial" w:hAnsi="Arial" w:cs="Arial"/>
                <w:b/>
              </w:rPr>
            </w:rPrChange>
          </w:rPr>
          <w:delText>COMPROBACION</w:delText>
        </w:r>
      </w:del>
      <w:ins w:id="1734" w:author="Auditor Interno" w:date="2019-09-26T12:06:00Z">
        <w:r w:rsidR="00402ABE" w:rsidRPr="00EE2DA6">
          <w:rPr>
            <w:rFonts w:ascii="Arial" w:hAnsi="Arial" w:cs="Arial"/>
            <w:b/>
            <w:color w:val="auto"/>
            <w:sz w:val="24"/>
            <w:rPrChange w:id="1735" w:author="Auditor Interno" w:date="2019-10-10T16:38:00Z">
              <w:rPr>
                <w:rFonts w:ascii="Arial" w:hAnsi="Arial" w:cs="Arial"/>
                <w:b/>
                <w:sz w:val="23"/>
                <w:szCs w:val="23"/>
              </w:rPr>
            </w:rPrChange>
          </w:rPr>
          <w:t>COMPROBACIÓN</w:t>
        </w:r>
      </w:ins>
      <w:r w:rsidR="00A34473" w:rsidRPr="00EE2DA6">
        <w:rPr>
          <w:rFonts w:ascii="Arial" w:hAnsi="Arial" w:cs="Arial"/>
          <w:b/>
          <w:color w:val="auto"/>
          <w:sz w:val="24"/>
          <w:rPrChange w:id="1736" w:author="Auditor Interno" w:date="2019-10-10T16:38:00Z">
            <w:rPr>
              <w:rFonts w:ascii="Arial" w:hAnsi="Arial" w:cs="Arial"/>
              <w:b/>
            </w:rPr>
          </w:rPrChange>
        </w:rPr>
        <w:t xml:space="preserve"> DE GASTOS Y COMPRAS EN FUNCIÓN DE MONTOS A REALIZAR</w:t>
      </w:r>
      <w:bookmarkEnd w:id="1723"/>
    </w:p>
    <w:p w14:paraId="54DF3113" w14:textId="77777777" w:rsidR="00A34473" w:rsidRPr="006203B0" w:rsidRDefault="00A34473" w:rsidP="00A34473">
      <w:pPr>
        <w:jc w:val="both"/>
        <w:rPr>
          <w:rFonts w:ascii="Arial" w:hAnsi="Arial" w:cs="Arial"/>
          <w:sz w:val="22"/>
          <w:szCs w:val="22"/>
          <w:rPrChange w:id="1737" w:author="Auditor Interno" w:date="2019-10-10T16:21:00Z">
            <w:rPr>
              <w:rFonts w:ascii="Arial" w:hAnsi="Arial" w:cs="Arial"/>
            </w:rPr>
          </w:rPrChange>
        </w:rPr>
      </w:pPr>
    </w:p>
    <w:p w14:paraId="116A9925" w14:textId="5565022A" w:rsidR="00A34473" w:rsidRPr="006E23C2" w:rsidDel="00ED584A" w:rsidRDefault="00A34473" w:rsidP="00ED584A">
      <w:pPr>
        <w:pStyle w:val="Prrafodelista"/>
        <w:numPr>
          <w:ilvl w:val="0"/>
          <w:numId w:val="31"/>
        </w:numPr>
        <w:spacing w:after="160" w:line="259" w:lineRule="auto"/>
        <w:contextualSpacing/>
        <w:jc w:val="both"/>
        <w:rPr>
          <w:del w:id="1738" w:author="Auditor Interno" w:date="2019-10-10T16:47:00Z"/>
          <w:rFonts w:ascii="Arial" w:hAnsi="Arial" w:cs="Arial"/>
          <w:sz w:val="22"/>
          <w:szCs w:val="22"/>
        </w:rPr>
      </w:pPr>
      <w:r w:rsidRPr="006E23C2">
        <w:rPr>
          <w:rFonts w:ascii="Arial" w:hAnsi="Arial" w:cs="Arial"/>
          <w:sz w:val="22"/>
          <w:szCs w:val="22"/>
          <w:rPrChange w:id="1739" w:author="Yadi M." w:date="2023-01-18T16:32:00Z">
            <w:rPr>
              <w:rFonts w:ascii="Arial" w:hAnsi="Arial" w:cs="Arial"/>
            </w:rPr>
          </w:rPrChange>
        </w:rPr>
        <w:t xml:space="preserve">Los Gastos de administración y promoción inferiores a </w:t>
      </w:r>
      <w:ins w:id="1740" w:author="Guadalupe Arana" w:date="2018-08-14T10:49:00Z">
        <w:r w:rsidR="00E02734" w:rsidRPr="006E23C2">
          <w:rPr>
            <w:rFonts w:ascii="Arial" w:hAnsi="Arial" w:cs="Arial"/>
            <w:sz w:val="22"/>
            <w:szCs w:val="22"/>
            <w:rPrChange w:id="1741" w:author="Yadi M." w:date="2023-01-18T16:32:00Z">
              <w:rPr>
                <w:rFonts w:ascii="Arial" w:hAnsi="Arial" w:cs="Arial"/>
              </w:rPr>
            </w:rPrChange>
          </w:rPr>
          <w:t>$</w:t>
        </w:r>
      </w:ins>
      <w:ins w:id="1742" w:author="Gerencia" w:date="2022-12-27T10:29:00Z">
        <w:r w:rsidR="00383F4D" w:rsidRPr="006E23C2">
          <w:rPr>
            <w:rFonts w:ascii="Arial" w:hAnsi="Arial" w:cs="Arial"/>
            <w:sz w:val="22"/>
            <w:szCs w:val="22"/>
          </w:rPr>
          <w:t>30</w:t>
        </w:r>
      </w:ins>
      <w:ins w:id="1743" w:author="Yadi M." w:date="2022-04-11T17:27:00Z">
        <w:del w:id="1744" w:author="Gerencia" w:date="2022-12-27T10:29:00Z">
          <w:r w:rsidR="001C6097" w:rsidRPr="006E23C2" w:rsidDel="00383F4D">
            <w:rPr>
              <w:rFonts w:ascii="Arial" w:hAnsi="Arial" w:cs="Arial"/>
              <w:sz w:val="22"/>
              <w:szCs w:val="22"/>
            </w:rPr>
            <w:delText>20</w:delText>
          </w:r>
        </w:del>
      </w:ins>
      <w:ins w:id="1745" w:author="Auditor Interno" w:date="2019-10-11T13:11:00Z">
        <w:del w:id="1746" w:author="Yadi M." w:date="2022-04-11T17:27:00Z">
          <w:r w:rsidR="00933AB6" w:rsidRPr="006E23C2" w:rsidDel="001C6097">
            <w:rPr>
              <w:rFonts w:ascii="Arial" w:hAnsi="Arial" w:cs="Arial"/>
              <w:sz w:val="22"/>
              <w:szCs w:val="22"/>
            </w:rPr>
            <w:delText>10</w:delText>
          </w:r>
        </w:del>
      </w:ins>
      <w:del w:id="1747" w:author="Auditor Interno" w:date="2019-10-11T13:11:00Z">
        <w:r w:rsidRPr="006E23C2" w:rsidDel="00933AB6">
          <w:rPr>
            <w:rFonts w:ascii="Arial" w:hAnsi="Arial" w:cs="Arial"/>
            <w:sz w:val="22"/>
            <w:szCs w:val="22"/>
            <w:rPrChange w:id="1748" w:author="Yadi M." w:date="2023-01-18T16:32:00Z">
              <w:rPr>
                <w:rFonts w:ascii="Arial" w:hAnsi="Arial" w:cs="Arial"/>
              </w:rPr>
            </w:rPrChange>
          </w:rPr>
          <w:delText>5</w:delText>
        </w:r>
      </w:del>
      <w:r w:rsidRPr="006E23C2">
        <w:rPr>
          <w:rFonts w:ascii="Arial" w:hAnsi="Arial" w:cs="Arial"/>
          <w:sz w:val="22"/>
          <w:szCs w:val="22"/>
          <w:rPrChange w:id="1749" w:author="Yadi M." w:date="2023-01-18T16:32:00Z">
            <w:rPr>
              <w:rFonts w:ascii="Arial" w:hAnsi="Arial" w:cs="Arial"/>
            </w:rPr>
          </w:rPrChange>
        </w:rPr>
        <w:t>,000.00 serán autorizados por el Gerente General.</w:t>
      </w:r>
    </w:p>
    <w:p w14:paraId="28273876" w14:textId="77777777" w:rsidR="00ED584A" w:rsidRPr="006E23C2" w:rsidRDefault="00ED584A">
      <w:pPr>
        <w:pStyle w:val="Prrafodelista"/>
        <w:numPr>
          <w:ilvl w:val="0"/>
          <w:numId w:val="31"/>
        </w:numPr>
        <w:spacing w:after="160" w:line="259" w:lineRule="auto"/>
        <w:contextualSpacing/>
        <w:jc w:val="both"/>
        <w:rPr>
          <w:ins w:id="1750" w:author="Auditor Interno" w:date="2019-10-10T16:47:00Z"/>
          <w:rFonts w:ascii="Arial" w:hAnsi="Arial" w:cs="Arial"/>
          <w:sz w:val="22"/>
          <w:szCs w:val="22"/>
          <w:rPrChange w:id="1751" w:author="Yadi M." w:date="2023-01-18T16:32:00Z">
            <w:rPr>
              <w:ins w:id="1752" w:author="Auditor Interno" w:date="2019-10-10T16:47:00Z"/>
              <w:rFonts w:ascii="Arial" w:hAnsi="Arial" w:cs="Arial"/>
            </w:rPr>
          </w:rPrChange>
        </w:rPr>
        <w:pPrChange w:id="1753" w:author="Auditor Interno" w:date="2019-10-10T16:47:00Z">
          <w:pPr>
            <w:pStyle w:val="Prrafodelista"/>
            <w:numPr>
              <w:numId w:val="25"/>
            </w:numPr>
            <w:spacing w:after="160" w:line="259" w:lineRule="auto"/>
            <w:ind w:left="1440" w:hanging="360"/>
            <w:contextualSpacing/>
            <w:jc w:val="both"/>
          </w:pPr>
        </w:pPrChange>
      </w:pPr>
    </w:p>
    <w:p w14:paraId="4181E1DB" w14:textId="0E5243D4" w:rsidR="00A34473" w:rsidRPr="006E23C2" w:rsidDel="001A65F3" w:rsidRDefault="00A34473">
      <w:pPr>
        <w:pStyle w:val="Prrafodelista"/>
        <w:numPr>
          <w:ilvl w:val="0"/>
          <w:numId w:val="31"/>
        </w:numPr>
        <w:spacing w:after="160" w:line="259" w:lineRule="auto"/>
        <w:contextualSpacing/>
        <w:jc w:val="both"/>
        <w:rPr>
          <w:del w:id="1754" w:author="Auditor Interno" w:date="2019-01-02T15:33:00Z"/>
          <w:rFonts w:ascii="Arial" w:hAnsi="Arial" w:cs="Arial"/>
          <w:sz w:val="22"/>
          <w:szCs w:val="22"/>
        </w:rPr>
        <w:pPrChange w:id="1755" w:author="Asus_Generico" w:date="2022-04-13T08:43:00Z">
          <w:pPr>
            <w:pStyle w:val="Prrafodelista"/>
            <w:spacing w:after="160" w:line="259" w:lineRule="auto"/>
            <w:ind w:left="0"/>
            <w:contextualSpacing/>
            <w:jc w:val="both"/>
          </w:pPr>
        </w:pPrChange>
      </w:pPr>
      <w:r w:rsidRPr="006E23C2">
        <w:rPr>
          <w:rFonts w:ascii="Arial" w:hAnsi="Arial" w:cs="Arial"/>
          <w:sz w:val="22"/>
          <w:szCs w:val="22"/>
          <w:rPrChange w:id="1756" w:author="Yadi M." w:date="2023-01-18T16:32:00Z">
            <w:rPr>
              <w:rFonts w:ascii="Arial" w:hAnsi="Arial" w:cs="Arial"/>
            </w:rPr>
          </w:rPrChange>
        </w:rPr>
        <w:t xml:space="preserve">Los Gastos de administración </w:t>
      </w:r>
      <w:r w:rsidR="002E22C0" w:rsidRPr="006E23C2">
        <w:rPr>
          <w:rFonts w:ascii="Arial" w:hAnsi="Arial" w:cs="Arial"/>
          <w:sz w:val="22"/>
          <w:szCs w:val="22"/>
          <w:rPrChange w:id="1757" w:author="Yadi M." w:date="2023-01-18T16:32:00Z">
            <w:rPr>
              <w:rFonts w:ascii="Arial" w:hAnsi="Arial" w:cs="Arial"/>
            </w:rPr>
          </w:rPrChange>
        </w:rPr>
        <w:t>superiores</w:t>
      </w:r>
      <w:r w:rsidRPr="006E23C2">
        <w:rPr>
          <w:rFonts w:ascii="Arial" w:hAnsi="Arial" w:cs="Arial"/>
          <w:sz w:val="22"/>
          <w:szCs w:val="22"/>
          <w:rPrChange w:id="1758" w:author="Yadi M." w:date="2023-01-18T16:32:00Z">
            <w:rPr>
              <w:rFonts w:ascii="Arial" w:hAnsi="Arial" w:cs="Arial"/>
            </w:rPr>
          </w:rPrChange>
        </w:rPr>
        <w:t xml:space="preserve"> $</w:t>
      </w:r>
      <w:ins w:id="1759" w:author="Gerencia" w:date="2022-12-27T10:29:00Z">
        <w:r w:rsidR="00383F4D" w:rsidRPr="006E23C2">
          <w:rPr>
            <w:rFonts w:ascii="Arial" w:hAnsi="Arial" w:cs="Arial"/>
            <w:sz w:val="22"/>
            <w:szCs w:val="22"/>
          </w:rPr>
          <w:t>30</w:t>
        </w:r>
      </w:ins>
      <w:ins w:id="1760" w:author="Yadi M." w:date="2022-04-11T17:27:00Z">
        <w:del w:id="1761" w:author="Gerencia" w:date="2022-12-27T10:29:00Z">
          <w:r w:rsidR="001C6097" w:rsidRPr="006E23C2" w:rsidDel="00383F4D">
            <w:rPr>
              <w:rFonts w:ascii="Arial" w:hAnsi="Arial" w:cs="Arial"/>
              <w:sz w:val="22"/>
              <w:szCs w:val="22"/>
            </w:rPr>
            <w:delText>20</w:delText>
          </w:r>
        </w:del>
      </w:ins>
      <w:ins w:id="1762" w:author="Auditor Interno" w:date="2019-10-11T13:11:00Z">
        <w:del w:id="1763" w:author="Yadi M." w:date="2022-04-11T17:27:00Z">
          <w:r w:rsidR="00933AB6" w:rsidRPr="006E23C2" w:rsidDel="001C6097">
            <w:rPr>
              <w:rFonts w:ascii="Arial" w:hAnsi="Arial" w:cs="Arial"/>
              <w:sz w:val="22"/>
              <w:szCs w:val="22"/>
            </w:rPr>
            <w:delText>10</w:delText>
          </w:r>
        </w:del>
      </w:ins>
      <w:del w:id="1764" w:author="Auditor Interno" w:date="2019-10-11T13:11:00Z">
        <w:r w:rsidRPr="006E23C2" w:rsidDel="00933AB6">
          <w:rPr>
            <w:rFonts w:ascii="Arial" w:hAnsi="Arial" w:cs="Arial"/>
            <w:sz w:val="22"/>
            <w:szCs w:val="22"/>
            <w:rPrChange w:id="1765" w:author="Yadi M." w:date="2023-01-18T16:32:00Z">
              <w:rPr>
                <w:rFonts w:ascii="Arial" w:hAnsi="Arial" w:cs="Arial"/>
              </w:rPr>
            </w:rPrChange>
          </w:rPr>
          <w:delText>5</w:delText>
        </w:r>
      </w:del>
      <w:r w:rsidRPr="006E23C2">
        <w:rPr>
          <w:rFonts w:ascii="Arial" w:hAnsi="Arial" w:cs="Arial"/>
          <w:sz w:val="22"/>
          <w:szCs w:val="22"/>
          <w:rPrChange w:id="1766" w:author="Yadi M." w:date="2023-01-18T16:32:00Z">
            <w:rPr>
              <w:rFonts w:ascii="Arial" w:hAnsi="Arial" w:cs="Arial"/>
            </w:rPr>
          </w:rPrChange>
        </w:rPr>
        <w:t>,000.00</w:t>
      </w:r>
      <w:r w:rsidR="002E22C0" w:rsidRPr="006E23C2">
        <w:rPr>
          <w:rFonts w:ascii="Arial" w:hAnsi="Arial" w:cs="Arial"/>
          <w:sz w:val="22"/>
          <w:szCs w:val="22"/>
          <w:rPrChange w:id="1767" w:author="Yadi M." w:date="2023-01-18T16:32:00Z">
            <w:rPr>
              <w:rFonts w:ascii="Arial" w:hAnsi="Arial" w:cs="Arial"/>
            </w:rPr>
          </w:rPrChange>
        </w:rPr>
        <w:t xml:space="preserve"> </w:t>
      </w:r>
      <w:r w:rsidRPr="006E23C2">
        <w:rPr>
          <w:rFonts w:ascii="Arial" w:hAnsi="Arial" w:cs="Arial"/>
          <w:sz w:val="22"/>
          <w:szCs w:val="22"/>
          <w:rPrChange w:id="1768" w:author="Yadi M." w:date="2023-01-18T16:32:00Z">
            <w:rPr>
              <w:rFonts w:ascii="Arial" w:hAnsi="Arial" w:cs="Arial"/>
            </w:rPr>
          </w:rPrChange>
        </w:rPr>
        <w:t xml:space="preserve">deberán ser presentados al Consejo de </w:t>
      </w:r>
      <w:ins w:id="1769" w:author="Auditor Interno" w:date="2019-01-02T14:14:00Z">
        <w:r w:rsidR="00E4462D" w:rsidRPr="006E23C2">
          <w:rPr>
            <w:rFonts w:ascii="Arial" w:hAnsi="Arial" w:cs="Arial"/>
            <w:sz w:val="22"/>
            <w:szCs w:val="22"/>
            <w:rPrChange w:id="1770" w:author="Yadi M." w:date="2023-01-18T16:32:00Z">
              <w:rPr>
                <w:rFonts w:ascii="Arial" w:hAnsi="Arial" w:cs="Arial"/>
              </w:rPr>
            </w:rPrChange>
          </w:rPr>
          <w:t>A</w:t>
        </w:r>
      </w:ins>
      <w:del w:id="1771" w:author="Auditor Interno" w:date="2019-01-02T14:14:00Z">
        <w:r w:rsidRPr="006E23C2" w:rsidDel="00E4462D">
          <w:rPr>
            <w:rFonts w:ascii="Arial" w:hAnsi="Arial" w:cs="Arial"/>
            <w:sz w:val="22"/>
            <w:szCs w:val="22"/>
            <w:rPrChange w:id="1772" w:author="Yadi M." w:date="2023-01-18T16:32:00Z">
              <w:rPr>
                <w:rFonts w:ascii="Arial" w:hAnsi="Arial" w:cs="Arial"/>
              </w:rPr>
            </w:rPrChange>
          </w:rPr>
          <w:delText>a</w:delText>
        </w:r>
      </w:del>
      <w:r w:rsidRPr="006E23C2">
        <w:rPr>
          <w:rFonts w:ascii="Arial" w:hAnsi="Arial" w:cs="Arial"/>
          <w:sz w:val="22"/>
          <w:szCs w:val="22"/>
          <w:rPrChange w:id="1773" w:author="Yadi M." w:date="2023-01-18T16:32:00Z">
            <w:rPr>
              <w:rFonts w:ascii="Arial" w:hAnsi="Arial" w:cs="Arial"/>
            </w:rPr>
          </w:rPrChange>
        </w:rPr>
        <w:t>dministración</w:t>
      </w:r>
      <w:r w:rsidR="002E22C0" w:rsidRPr="006E23C2">
        <w:rPr>
          <w:rFonts w:ascii="Arial" w:hAnsi="Arial" w:cs="Arial"/>
          <w:sz w:val="22"/>
          <w:szCs w:val="22"/>
          <w:rPrChange w:id="1774" w:author="Yadi M." w:date="2023-01-18T16:32:00Z">
            <w:rPr>
              <w:rFonts w:ascii="Arial" w:hAnsi="Arial" w:cs="Arial"/>
            </w:rPr>
          </w:rPrChange>
        </w:rPr>
        <w:t xml:space="preserve">, con excepción de gastos de operación cotidiana (pago de nómina, cuotas, IMSS, impuestos, </w:t>
      </w:r>
      <w:del w:id="1775" w:author="Auditor Interno" w:date="2019-09-26T12:06:00Z">
        <w:r w:rsidR="002E22C0" w:rsidRPr="006E23C2" w:rsidDel="00402ABE">
          <w:rPr>
            <w:rFonts w:ascii="Arial" w:hAnsi="Arial" w:cs="Arial"/>
            <w:sz w:val="22"/>
            <w:szCs w:val="22"/>
            <w:rPrChange w:id="1776" w:author="Yadi M." w:date="2023-01-18T16:32:00Z">
              <w:rPr>
                <w:rFonts w:ascii="Arial" w:hAnsi="Arial" w:cs="Arial"/>
              </w:rPr>
            </w:rPrChange>
          </w:rPr>
          <w:delText>etc</w:delText>
        </w:r>
      </w:del>
      <w:ins w:id="1777" w:author="Auditor Interno" w:date="2019-09-26T12:06:00Z">
        <w:r w:rsidR="00402ABE" w:rsidRPr="006E23C2">
          <w:rPr>
            <w:rFonts w:ascii="Arial" w:hAnsi="Arial" w:cs="Arial"/>
            <w:sz w:val="22"/>
            <w:szCs w:val="22"/>
            <w:rPrChange w:id="1778" w:author="Yadi M." w:date="2023-01-18T16:32:00Z">
              <w:rPr>
                <w:rFonts w:ascii="Arial" w:hAnsi="Arial" w:cs="Arial"/>
                <w:sz w:val="23"/>
                <w:szCs w:val="23"/>
              </w:rPr>
            </w:rPrChange>
          </w:rPr>
          <w:t>etc.</w:t>
        </w:r>
      </w:ins>
      <w:r w:rsidR="002E22C0" w:rsidRPr="006E23C2">
        <w:rPr>
          <w:rFonts w:ascii="Arial" w:hAnsi="Arial" w:cs="Arial"/>
          <w:sz w:val="22"/>
          <w:szCs w:val="22"/>
          <w:rPrChange w:id="1779" w:author="Yadi M." w:date="2023-01-18T16:32:00Z">
            <w:rPr>
              <w:rFonts w:ascii="Arial" w:hAnsi="Arial" w:cs="Arial"/>
            </w:rPr>
          </w:rPrChange>
        </w:rPr>
        <w:t>).</w:t>
      </w:r>
    </w:p>
    <w:p w14:paraId="76D22BA0" w14:textId="77777777" w:rsidR="001A65F3" w:rsidRPr="006E23C2" w:rsidRDefault="001A65F3">
      <w:pPr>
        <w:pStyle w:val="Prrafodelista"/>
        <w:numPr>
          <w:ilvl w:val="0"/>
          <w:numId w:val="31"/>
        </w:numPr>
        <w:spacing w:after="160" w:line="259" w:lineRule="auto"/>
        <w:contextualSpacing/>
        <w:jc w:val="both"/>
        <w:rPr>
          <w:ins w:id="1780" w:author="Asus_Generico" w:date="2022-04-13T08:43:00Z"/>
          <w:rFonts w:ascii="Arial" w:hAnsi="Arial" w:cs="Arial"/>
          <w:sz w:val="22"/>
          <w:szCs w:val="22"/>
        </w:rPr>
      </w:pPr>
    </w:p>
    <w:p w14:paraId="1DC7EA90" w14:textId="77777777" w:rsidR="00985926" w:rsidRPr="001A65F3" w:rsidDel="001A65F3" w:rsidRDefault="00985926">
      <w:pPr>
        <w:pStyle w:val="Prrafodelista"/>
        <w:spacing w:after="160" w:line="259" w:lineRule="auto"/>
        <w:ind w:left="720"/>
        <w:contextualSpacing/>
        <w:jc w:val="both"/>
        <w:rPr>
          <w:ins w:id="1781" w:author="Auditor Interno" w:date="2019-10-11T13:22:00Z"/>
          <w:del w:id="1782" w:author="Asus_Generico" w:date="2022-04-13T08:43:00Z"/>
          <w:rFonts w:ascii="Arial" w:hAnsi="Arial" w:cs="Arial"/>
          <w:sz w:val="26"/>
          <w:szCs w:val="26"/>
          <w:rPrChange w:id="1783" w:author="Asus_Generico" w:date="2022-04-13T08:43:00Z">
            <w:rPr>
              <w:ins w:id="1784" w:author="Auditor Interno" w:date="2019-10-11T13:22:00Z"/>
              <w:del w:id="1785" w:author="Asus_Generico" w:date="2022-04-13T08:43:00Z"/>
              <w:rFonts w:ascii="Arial" w:hAnsi="Arial" w:cs="Arial"/>
            </w:rPr>
          </w:rPrChange>
        </w:rPr>
        <w:pPrChange w:id="1786" w:author="Asus_Generico" w:date="2022-04-13T08:43:00Z">
          <w:pPr>
            <w:pStyle w:val="Prrafodelista"/>
            <w:numPr>
              <w:numId w:val="25"/>
            </w:numPr>
            <w:spacing w:after="160" w:line="259" w:lineRule="auto"/>
            <w:ind w:left="1440" w:hanging="360"/>
            <w:contextualSpacing/>
            <w:jc w:val="both"/>
          </w:pPr>
        </w:pPrChange>
      </w:pPr>
    </w:p>
    <w:p w14:paraId="2EC257FD" w14:textId="77777777" w:rsidR="00A34473" w:rsidRPr="006203B0" w:rsidRDefault="00A34473">
      <w:pPr>
        <w:pStyle w:val="Prrafodelista"/>
        <w:spacing w:after="160" w:line="259" w:lineRule="auto"/>
        <w:ind w:left="720"/>
        <w:contextualSpacing/>
        <w:jc w:val="both"/>
        <w:rPr>
          <w:ins w:id="1787" w:author="Auditor Interno" w:date="2019-01-02T13:31:00Z"/>
          <w:rPrChange w:id="1788" w:author="Auditor Interno" w:date="2019-10-10T16:21:00Z">
            <w:rPr>
              <w:ins w:id="1789" w:author="Auditor Interno" w:date="2019-01-02T13:31:00Z"/>
              <w:rFonts w:ascii="Arial" w:hAnsi="Arial" w:cs="Arial"/>
            </w:rPr>
          </w:rPrChange>
        </w:rPr>
        <w:pPrChange w:id="1790" w:author="Asus_Generico" w:date="2022-04-13T08:43:00Z">
          <w:pPr>
            <w:pStyle w:val="Prrafodelista"/>
            <w:spacing w:after="160" w:line="259" w:lineRule="auto"/>
            <w:ind w:left="0"/>
            <w:contextualSpacing/>
            <w:jc w:val="both"/>
          </w:pPr>
        </w:pPrChange>
      </w:pPr>
    </w:p>
    <w:p w14:paraId="45243748" w14:textId="77777777" w:rsidR="00745097" w:rsidRPr="006203B0" w:rsidDel="007400B8" w:rsidRDefault="00745097" w:rsidP="00A34473">
      <w:pPr>
        <w:pStyle w:val="Prrafodelista"/>
        <w:spacing w:after="160" w:line="259" w:lineRule="auto"/>
        <w:ind w:left="0"/>
        <w:contextualSpacing/>
        <w:jc w:val="both"/>
        <w:rPr>
          <w:del w:id="1791" w:author="Auditor Interno" w:date="2019-01-02T15:32:00Z"/>
          <w:rFonts w:ascii="Arial" w:hAnsi="Arial" w:cs="Arial"/>
          <w:sz w:val="22"/>
          <w:szCs w:val="22"/>
          <w:rPrChange w:id="1792" w:author="Auditor Interno" w:date="2019-10-10T16:21:00Z">
            <w:rPr>
              <w:del w:id="1793" w:author="Auditor Interno" w:date="2019-01-02T15:32:00Z"/>
              <w:rFonts w:ascii="Arial" w:hAnsi="Arial" w:cs="Arial"/>
            </w:rPr>
          </w:rPrChange>
        </w:rPr>
      </w:pPr>
    </w:p>
    <w:p w14:paraId="70B65F0C" w14:textId="3354E44C" w:rsidR="00A34473" w:rsidRPr="006203B0" w:rsidDel="00985926" w:rsidRDefault="00A34473">
      <w:pPr>
        <w:spacing w:after="160" w:line="259" w:lineRule="auto"/>
        <w:contextualSpacing/>
        <w:jc w:val="both"/>
        <w:rPr>
          <w:del w:id="1794" w:author="Auditor Interno" w:date="2019-10-11T13:22:00Z"/>
          <w:rFonts w:ascii="Arial" w:hAnsi="Arial" w:cs="Arial"/>
          <w:b/>
          <w:sz w:val="22"/>
          <w:szCs w:val="22"/>
          <w:rPrChange w:id="1795" w:author="Auditor Interno" w:date="2019-10-10T16:21:00Z">
            <w:rPr>
              <w:del w:id="1796" w:author="Auditor Interno" w:date="2019-10-11T13:22:00Z"/>
            </w:rPr>
          </w:rPrChange>
        </w:rPr>
        <w:pPrChange w:id="1797" w:author="Auditor Interno" w:date="2019-01-02T15:32:00Z">
          <w:pPr>
            <w:pStyle w:val="Prrafodelista"/>
            <w:spacing w:after="160" w:line="259" w:lineRule="auto"/>
            <w:ind w:left="1440"/>
            <w:contextualSpacing/>
            <w:jc w:val="both"/>
          </w:pPr>
        </w:pPrChange>
      </w:pPr>
    </w:p>
    <w:p w14:paraId="1F693CE8" w14:textId="5BAB6017" w:rsidR="00A34473" w:rsidRPr="00896AF5" w:rsidRDefault="000D1276">
      <w:pPr>
        <w:pStyle w:val="Ttulo1"/>
        <w:rPr>
          <w:rFonts w:ascii="Arial" w:hAnsi="Arial" w:cs="Arial"/>
          <w:b/>
        </w:rPr>
        <w:pPrChange w:id="1798" w:author="Auditor Interno" w:date="2019-10-10T16:38:00Z">
          <w:pPr>
            <w:pStyle w:val="Prrafodelista"/>
            <w:numPr>
              <w:numId w:val="20"/>
            </w:numPr>
            <w:spacing w:after="160" w:line="259" w:lineRule="auto"/>
            <w:ind w:left="0" w:hanging="360"/>
            <w:contextualSpacing/>
            <w:jc w:val="both"/>
          </w:pPr>
        </w:pPrChange>
      </w:pPr>
      <w:bookmarkStart w:id="1799" w:name="_Toc21692629"/>
      <w:ins w:id="1800" w:author="Auditor Interno" w:date="2019-10-10T16:41:00Z">
        <w:r>
          <w:rPr>
            <w:rFonts w:ascii="Arial" w:hAnsi="Arial" w:cs="Arial"/>
            <w:b/>
            <w:color w:val="auto"/>
            <w:sz w:val="24"/>
          </w:rPr>
          <w:t>11.</w:t>
        </w:r>
      </w:ins>
      <w:ins w:id="1801" w:author="Asus_Generico" w:date="2022-04-13T08:24:00Z">
        <w:r w:rsidR="00916D87">
          <w:rPr>
            <w:rFonts w:ascii="Arial" w:hAnsi="Arial" w:cs="Arial"/>
            <w:b/>
            <w:color w:val="auto"/>
            <w:sz w:val="24"/>
          </w:rPr>
          <w:t xml:space="preserve"> </w:t>
        </w:r>
      </w:ins>
      <w:r w:rsidR="00A34473" w:rsidRPr="00EE2DA6">
        <w:rPr>
          <w:rFonts w:ascii="Arial" w:hAnsi="Arial" w:cs="Arial"/>
          <w:b/>
          <w:color w:val="auto"/>
          <w:sz w:val="24"/>
          <w:rPrChange w:id="1802" w:author="Auditor Interno" w:date="2019-10-10T16:38:00Z">
            <w:rPr>
              <w:rFonts w:ascii="Arial" w:hAnsi="Arial" w:cs="Arial"/>
              <w:b/>
            </w:rPr>
          </w:rPrChange>
        </w:rPr>
        <w:t>MEDIOS DE COMPROBACIÓN DE COMPRAS Y GASTOS.</w:t>
      </w:r>
      <w:bookmarkEnd w:id="1799"/>
    </w:p>
    <w:p w14:paraId="23525957" w14:textId="77777777" w:rsidR="00A34473" w:rsidRPr="006203B0" w:rsidRDefault="00A34473" w:rsidP="00A34473">
      <w:pPr>
        <w:rPr>
          <w:rFonts w:ascii="Arial" w:hAnsi="Arial" w:cs="Arial"/>
          <w:sz w:val="22"/>
          <w:szCs w:val="22"/>
          <w:rPrChange w:id="1803" w:author="Auditor Interno" w:date="2019-10-10T16:21:00Z">
            <w:rPr>
              <w:rFonts w:ascii="Arial" w:hAnsi="Arial" w:cs="Arial"/>
            </w:rPr>
          </w:rPrChange>
        </w:rPr>
      </w:pPr>
    </w:p>
    <w:p w14:paraId="293A15E7" w14:textId="77777777" w:rsidR="00A34473" w:rsidRPr="006203B0" w:rsidRDefault="00A34473" w:rsidP="00A34473">
      <w:pPr>
        <w:jc w:val="both"/>
        <w:rPr>
          <w:rFonts w:ascii="Arial" w:hAnsi="Arial" w:cs="Arial"/>
          <w:sz w:val="22"/>
          <w:szCs w:val="22"/>
          <w:rPrChange w:id="1804" w:author="Auditor Interno" w:date="2019-10-10T16:21:00Z">
            <w:rPr>
              <w:rFonts w:ascii="Arial" w:hAnsi="Arial" w:cs="Arial"/>
            </w:rPr>
          </w:rPrChange>
        </w:rPr>
      </w:pPr>
      <w:r w:rsidRPr="006203B0">
        <w:rPr>
          <w:rFonts w:ascii="Arial" w:hAnsi="Arial" w:cs="Arial"/>
          <w:sz w:val="22"/>
          <w:szCs w:val="22"/>
          <w:rPrChange w:id="1805" w:author="Auditor Interno" w:date="2019-10-10T16:21:00Z">
            <w:rPr>
              <w:rFonts w:ascii="Arial" w:hAnsi="Arial" w:cs="Arial"/>
            </w:rPr>
          </w:rPrChange>
        </w:rPr>
        <w:t>Los requisitos que deberán cubrir los documentos que se presenten como comprobación, deberán ajustarse a lo siguiente:</w:t>
      </w:r>
    </w:p>
    <w:p w14:paraId="34671AB5" w14:textId="77777777" w:rsidR="00A34473" w:rsidRPr="006203B0" w:rsidRDefault="00A34473" w:rsidP="00A34473">
      <w:pPr>
        <w:jc w:val="both"/>
        <w:rPr>
          <w:rFonts w:ascii="Arial" w:hAnsi="Arial" w:cs="Arial"/>
          <w:sz w:val="22"/>
          <w:szCs w:val="22"/>
          <w:rPrChange w:id="1806" w:author="Auditor Interno" w:date="2019-10-10T16:21:00Z">
            <w:rPr>
              <w:rFonts w:ascii="Arial" w:hAnsi="Arial" w:cs="Arial"/>
            </w:rPr>
          </w:rPrChange>
        </w:rPr>
      </w:pPr>
    </w:p>
    <w:p w14:paraId="727858C8" w14:textId="561CF727" w:rsidR="00A34473" w:rsidRPr="006203B0" w:rsidRDefault="00A34473">
      <w:pPr>
        <w:numPr>
          <w:ilvl w:val="0"/>
          <w:numId w:val="27"/>
        </w:numPr>
        <w:autoSpaceDE w:val="0"/>
        <w:autoSpaceDN w:val="0"/>
        <w:adjustRightInd w:val="0"/>
        <w:spacing w:before="60" w:after="60"/>
        <w:jc w:val="both"/>
        <w:rPr>
          <w:rFonts w:ascii="Arial" w:hAnsi="Arial" w:cs="Arial"/>
          <w:color w:val="000000"/>
          <w:sz w:val="22"/>
          <w:szCs w:val="22"/>
          <w:rPrChange w:id="1807" w:author="Auditor Interno" w:date="2019-10-10T16:21:00Z">
            <w:rPr>
              <w:rFonts w:ascii="Arial" w:hAnsi="Arial" w:cs="Arial"/>
              <w:color w:val="000000"/>
            </w:rPr>
          </w:rPrChange>
        </w:rPr>
        <w:pPrChange w:id="1808" w:author="Guadalupe Arana" w:date="2018-08-14T10:54:00Z">
          <w:pPr>
            <w:numPr>
              <w:numId w:val="16"/>
            </w:numPr>
            <w:autoSpaceDE w:val="0"/>
            <w:autoSpaceDN w:val="0"/>
            <w:adjustRightInd w:val="0"/>
            <w:spacing w:before="60" w:after="60"/>
            <w:ind w:left="714" w:hanging="357"/>
            <w:jc w:val="both"/>
          </w:pPr>
        </w:pPrChange>
      </w:pPr>
      <w:r w:rsidRPr="006203B0">
        <w:rPr>
          <w:rFonts w:ascii="Arial" w:hAnsi="Arial" w:cs="Arial"/>
          <w:color w:val="000000"/>
          <w:sz w:val="22"/>
          <w:szCs w:val="22"/>
          <w:rPrChange w:id="1809" w:author="Auditor Interno" w:date="2019-10-10T16:21:00Z">
            <w:rPr>
              <w:rFonts w:ascii="Arial" w:hAnsi="Arial" w:cs="Arial"/>
              <w:color w:val="000000"/>
            </w:rPr>
          </w:rPrChange>
        </w:rPr>
        <w:t>Factura electrónica CFDI a nombre de la Caja</w:t>
      </w:r>
      <w:r w:rsidR="00AB72C7" w:rsidRPr="006203B0">
        <w:rPr>
          <w:rFonts w:ascii="Arial" w:hAnsi="Arial" w:cs="Arial"/>
          <w:color w:val="000000"/>
          <w:sz w:val="22"/>
          <w:szCs w:val="22"/>
          <w:rPrChange w:id="1810" w:author="Auditor Interno" w:date="2019-10-10T16:21:00Z">
            <w:rPr>
              <w:rFonts w:ascii="Arial" w:hAnsi="Arial" w:cs="Arial"/>
              <w:color w:val="000000"/>
            </w:rPr>
          </w:rPrChange>
        </w:rPr>
        <w:t xml:space="preserve"> Tepic</w:t>
      </w:r>
      <w:r w:rsidRPr="006203B0">
        <w:rPr>
          <w:rFonts w:ascii="Arial" w:hAnsi="Arial" w:cs="Arial"/>
          <w:color w:val="000000"/>
          <w:sz w:val="22"/>
          <w:szCs w:val="22"/>
          <w:rPrChange w:id="1811" w:author="Auditor Interno" w:date="2019-10-10T16:21:00Z">
            <w:rPr>
              <w:rFonts w:ascii="Arial" w:hAnsi="Arial" w:cs="Arial"/>
              <w:color w:val="000000"/>
            </w:rPr>
          </w:rPrChange>
        </w:rPr>
        <w:t xml:space="preserve"> S.C. de A.P. de R.L. de C.V. la cual deberá cumplir con los requisitos fiscales</w:t>
      </w:r>
      <w:ins w:id="1812" w:author="Guadalupe Arana" w:date="2018-08-14T10:54:00Z">
        <w:r w:rsidR="00E02734" w:rsidRPr="006203B0">
          <w:rPr>
            <w:rFonts w:ascii="Arial" w:hAnsi="Arial" w:cs="Arial"/>
            <w:color w:val="000000"/>
            <w:sz w:val="22"/>
            <w:szCs w:val="22"/>
            <w:rPrChange w:id="1813" w:author="Auditor Interno" w:date="2019-10-10T16:21:00Z">
              <w:rPr>
                <w:rFonts w:ascii="Arial" w:hAnsi="Arial" w:cs="Arial"/>
                <w:color w:val="000000"/>
              </w:rPr>
            </w:rPrChange>
          </w:rPr>
          <w:t xml:space="preserve">, </w:t>
        </w:r>
      </w:ins>
      <w:ins w:id="1814" w:author="Guadalupe Arana" w:date="2018-08-14T10:55:00Z">
        <w:r w:rsidR="00E02734" w:rsidRPr="006203B0">
          <w:rPr>
            <w:rFonts w:ascii="Arial" w:hAnsi="Arial" w:cs="Arial"/>
            <w:color w:val="000000"/>
            <w:sz w:val="22"/>
            <w:szCs w:val="22"/>
            <w:rPrChange w:id="1815" w:author="Auditor Interno" w:date="2019-10-10T16:21:00Z">
              <w:rPr>
                <w:rFonts w:ascii="Arial" w:hAnsi="Arial" w:cs="Arial"/>
                <w:color w:val="000000"/>
              </w:rPr>
            </w:rPrChange>
          </w:rPr>
          <w:t xml:space="preserve">dicho comprobante deberá ser entregado en forma impresa y </w:t>
        </w:r>
      </w:ins>
      <w:ins w:id="1816" w:author="Guadalupe Arana" w:date="2018-08-14T10:58:00Z">
        <w:r w:rsidR="005279FE" w:rsidRPr="006203B0">
          <w:rPr>
            <w:rFonts w:ascii="Arial" w:hAnsi="Arial" w:cs="Arial"/>
            <w:color w:val="000000"/>
            <w:sz w:val="22"/>
            <w:szCs w:val="22"/>
            <w:rPrChange w:id="1817" w:author="Auditor Interno" w:date="2019-10-10T16:21:00Z">
              <w:rPr>
                <w:rFonts w:ascii="Arial" w:hAnsi="Arial" w:cs="Arial"/>
                <w:color w:val="000000"/>
              </w:rPr>
            </w:rPrChange>
          </w:rPr>
          <w:t xml:space="preserve">enviado </w:t>
        </w:r>
      </w:ins>
      <w:ins w:id="1818" w:author="Guadalupe Arana" w:date="2018-08-14T10:55:00Z">
        <w:r w:rsidR="00E02734" w:rsidRPr="006203B0">
          <w:rPr>
            <w:rFonts w:ascii="Arial" w:hAnsi="Arial" w:cs="Arial"/>
            <w:color w:val="000000"/>
            <w:sz w:val="22"/>
            <w:szCs w:val="22"/>
            <w:rPrChange w:id="1819" w:author="Auditor Interno" w:date="2019-10-10T16:21:00Z">
              <w:rPr>
                <w:rFonts w:ascii="Arial" w:hAnsi="Arial" w:cs="Arial"/>
                <w:color w:val="000000"/>
              </w:rPr>
            </w:rPrChange>
          </w:rPr>
          <w:t xml:space="preserve">mediante correo electrónico acompañado del archivo con extensión </w:t>
        </w:r>
        <w:r w:rsidR="00E4462D" w:rsidRPr="006203B0">
          <w:rPr>
            <w:rFonts w:ascii="Arial" w:hAnsi="Arial" w:cs="Arial"/>
            <w:color w:val="000000"/>
            <w:sz w:val="22"/>
            <w:szCs w:val="22"/>
            <w:rPrChange w:id="1820" w:author="Auditor Interno" w:date="2019-10-10T16:21:00Z">
              <w:rPr>
                <w:rFonts w:ascii="Arial" w:hAnsi="Arial" w:cs="Arial"/>
                <w:color w:val="000000"/>
              </w:rPr>
            </w:rPrChange>
          </w:rPr>
          <w:t>XML</w:t>
        </w:r>
      </w:ins>
      <w:ins w:id="1821" w:author="Guadalupe Arana" w:date="2018-08-14T10:58:00Z">
        <w:r w:rsidR="005279FE" w:rsidRPr="006203B0">
          <w:rPr>
            <w:rFonts w:ascii="Arial" w:hAnsi="Arial" w:cs="Arial"/>
            <w:color w:val="000000"/>
            <w:sz w:val="22"/>
            <w:szCs w:val="22"/>
            <w:rPrChange w:id="1822" w:author="Auditor Interno" w:date="2019-10-10T16:21:00Z">
              <w:rPr>
                <w:rFonts w:ascii="Arial" w:hAnsi="Arial" w:cs="Arial"/>
                <w:color w:val="000000"/>
              </w:rPr>
            </w:rPrChange>
          </w:rPr>
          <w:t xml:space="preserve"> al área contable</w:t>
        </w:r>
      </w:ins>
      <w:r w:rsidRPr="006203B0">
        <w:rPr>
          <w:rFonts w:ascii="Arial" w:hAnsi="Arial" w:cs="Arial"/>
          <w:color w:val="000000"/>
          <w:sz w:val="22"/>
          <w:szCs w:val="22"/>
          <w:rPrChange w:id="1823" w:author="Auditor Interno" w:date="2019-10-10T16:21:00Z">
            <w:rPr>
              <w:rFonts w:ascii="Arial" w:hAnsi="Arial" w:cs="Arial"/>
              <w:color w:val="000000"/>
            </w:rPr>
          </w:rPrChange>
        </w:rPr>
        <w:t>.</w:t>
      </w:r>
    </w:p>
    <w:p w14:paraId="0DF2F85B" w14:textId="4CAC5F6D" w:rsidR="00A34473" w:rsidRPr="006203B0" w:rsidRDefault="00A34473">
      <w:pPr>
        <w:numPr>
          <w:ilvl w:val="0"/>
          <w:numId w:val="27"/>
        </w:numPr>
        <w:autoSpaceDE w:val="0"/>
        <w:autoSpaceDN w:val="0"/>
        <w:adjustRightInd w:val="0"/>
        <w:spacing w:before="60" w:after="60"/>
        <w:jc w:val="both"/>
        <w:rPr>
          <w:rFonts w:ascii="Arial" w:hAnsi="Arial" w:cs="Arial"/>
          <w:color w:val="000000"/>
          <w:sz w:val="22"/>
          <w:szCs w:val="22"/>
          <w:rPrChange w:id="1824" w:author="Auditor Interno" w:date="2019-10-10T16:21:00Z">
            <w:rPr>
              <w:rFonts w:ascii="Arial" w:hAnsi="Arial" w:cs="Arial"/>
              <w:color w:val="000000"/>
            </w:rPr>
          </w:rPrChange>
        </w:rPr>
        <w:pPrChange w:id="1825" w:author="Guadalupe Arana" w:date="2018-08-14T10:54:00Z">
          <w:pPr>
            <w:numPr>
              <w:numId w:val="16"/>
            </w:numPr>
            <w:autoSpaceDE w:val="0"/>
            <w:autoSpaceDN w:val="0"/>
            <w:adjustRightInd w:val="0"/>
            <w:spacing w:before="60" w:after="60"/>
            <w:ind w:left="714" w:hanging="357"/>
            <w:jc w:val="both"/>
          </w:pPr>
        </w:pPrChange>
      </w:pPr>
      <w:r w:rsidRPr="006203B0">
        <w:rPr>
          <w:rFonts w:ascii="Arial" w:hAnsi="Arial" w:cs="Arial"/>
          <w:color w:val="000000"/>
          <w:sz w:val="22"/>
          <w:szCs w:val="22"/>
          <w:rPrChange w:id="1826" w:author="Auditor Interno" w:date="2019-10-10T16:21:00Z">
            <w:rPr>
              <w:rFonts w:ascii="Arial" w:hAnsi="Arial" w:cs="Arial"/>
              <w:color w:val="000000"/>
            </w:rPr>
          </w:rPrChange>
        </w:rPr>
        <w:t xml:space="preserve">La comprobación se deberá firmar por la persona que realizo el gasto o </w:t>
      </w:r>
      <w:del w:id="1827" w:author="Guadalupe Arana" w:date="2018-08-14T10:59:00Z">
        <w:r w:rsidRPr="006203B0" w:rsidDel="005279FE">
          <w:rPr>
            <w:rFonts w:ascii="Arial" w:hAnsi="Arial" w:cs="Arial"/>
            <w:color w:val="000000"/>
            <w:sz w:val="22"/>
            <w:szCs w:val="22"/>
            <w:rPrChange w:id="1828" w:author="Auditor Interno" w:date="2019-10-10T16:21:00Z">
              <w:rPr>
                <w:rFonts w:ascii="Arial" w:hAnsi="Arial" w:cs="Arial"/>
                <w:color w:val="000000"/>
              </w:rPr>
            </w:rPrChange>
          </w:rPr>
          <w:delText xml:space="preserve">recibió </w:delText>
        </w:r>
      </w:del>
      <w:ins w:id="1829" w:author="Guadalupe Arana" w:date="2018-08-14T10:59:00Z">
        <w:r w:rsidR="005279FE" w:rsidRPr="006203B0">
          <w:rPr>
            <w:rFonts w:ascii="Arial" w:hAnsi="Arial" w:cs="Arial"/>
            <w:color w:val="000000"/>
            <w:sz w:val="22"/>
            <w:szCs w:val="22"/>
            <w:rPrChange w:id="1830" w:author="Auditor Interno" w:date="2019-10-10T16:21:00Z">
              <w:rPr>
                <w:rFonts w:ascii="Arial" w:hAnsi="Arial" w:cs="Arial"/>
                <w:color w:val="000000"/>
              </w:rPr>
            </w:rPrChange>
          </w:rPr>
          <w:t xml:space="preserve">contrató </w:t>
        </w:r>
      </w:ins>
      <w:r w:rsidRPr="006203B0">
        <w:rPr>
          <w:rFonts w:ascii="Arial" w:hAnsi="Arial" w:cs="Arial"/>
          <w:color w:val="000000"/>
          <w:sz w:val="22"/>
          <w:szCs w:val="22"/>
          <w:rPrChange w:id="1831" w:author="Auditor Interno" w:date="2019-10-10T16:21:00Z">
            <w:rPr>
              <w:rFonts w:ascii="Arial" w:hAnsi="Arial" w:cs="Arial"/>
              <w:color w:val="000000"/>
            </w:rPr>
          </w:rPrChange>
        </w:rPr>
        <w:t>el servicio.</w:t>
      </w:r>
    </w:p>
    <w:p w14:paraId="3D2E6CBD" w14:textId="4259CDBA" w:rsidR="00A34473" w:rsidRPr="006203B0" w:rsidRDefault="005279FE">
      <w:pPr>
        <w:numPr>
          <w:ilvl w:val="0"/>
          <w:numId w:val="27"/>
        </w:numPr>
        <w:autoSpaceDE w:val="0"/>
        <w:autoSpaceDN w:val="0"/>
        <w:adjustRightInd w:val="0"/>
        <w:spacing w:before="60" w:after="60"/>
        <w:jc w:val="both"/>
        <w:rPr>
          <w:rFonts w:ascii="Arial" w:hAnsi="Arial" w:cs="Arial"/>
          <w:color w:val="000000"/>
          <w:sz w:val="22"/>
          <w:szCs w:val="22"/>
          <w:rPrChange w:id="1832" w:author="Auditor Interno" w:date="2019-10-10T16:21:00Z">
            <w:rPr>
              <w:rFonts w:ascii="Arial" w:hAnsi="Arial" w:cs="Arial"/>
              <w:color w:val="000000"/>
            </w:rPr>
          </w:rPrChange>
        </w:rPr>
        <w:pPrChange w:id="1833" w:author="Guadalupe Arana" w:date="2018-08-14T10:54:00Z">
          <w:pPr>
            <w:numPr>
              <w:numId w:val="16"/>
            </w:numPr>
            <w:autoSpaceDE w:val="0"/>
            <w:autoSpaceDN w:val="0"/>
            <w:adjustRightInd w:val="0"/>
            <w:spacing w:before="60" w:after="60"/>
            <w:ind w:left="714" w:hanging="357"/>
            <w:jc w:val="both"/>
          </w:pPr>
        </w:pPrChange>
      </w:pPr>
      <w:ins w:id="1834" w:author="Guadalupe Arana" w:date="2018-08-14T10:59:00Z">
        <w:r w:rsidRPr="006203B0">
          <w:rPr>
            <w:rFonts w:ascii="Arial" w:hAnsi="Arial" w:cs="Arial"/>
            <w:color w:val="000000"/>
            <w:sz w:val="22"/>
            <w:szCs w:val="22"/>
            <w:rPrChange w:id="1835" w:author="Auditor Interno" w:date="2019-10-10T16:21:00Z">
              <w:rPr>
                <w:rFonts w:ascii="Arial" w:hAnsi="Arial" w:cs="Arial"/>
                <w:color w:val="000000"/>
              </w:rPr>
            </w:rPrChange>
          </w:rPr>
          <w:lastRenderedPageBreak/>
          <w:t xml:space="preserve">Como ya se mencionó anteriormente las </w:t>
        </w:r>
      </w:ins>
      <w:del w:id="1836" w:author="Guadalupe Arana" w:date="2018-08-14T10:59:00Z">
        <w:r w:rsidR="00A34473" w:rsidRPr="006203B0" w:rsidDel="005279FE">
          <w:rPr>
            <w:rFonts w:ascii="Arial" w:hAnsi="Arial" w:cs="Arial"/>
            <w:color w:val="000000"/>
            <w:sz w:val="22"/>
            <w:szCs w:val="22"/>
            <w:rPrChange w:id="1837" w:author="Auditor Interno" w:date="2019-10-10T16:21:00Z">
              <w:rPr>
                <w:rFonts w:ascii="Arial" w:hAnsi="Arial" w:cs="Arial"/>
                <w:color w:val="000000"/>
              </w:rPr>
            </w:rPrChange>
          </w:rPr>
          <w:delText>Sólo se aceptarán</w:delText>
        </w:r>
      </w:del>
      <w:r w:rsidR="00A34473" w:rsidRPr="006203B0">
        <w:rPr>
          <w:rFonts w:ascii="Arial" w:hAnsi="Arial" w:cs="Arial"/>
          <w:color w:val="000000"/>
          <w:sz w:val="22"/>
          <w:szCs w:val="22"/>
          <w:rPrChange w:id="1838" w:author="Auditor Interno" w:date="2019-10-10T16:21:00Z">
            <w:rPr>
              <w:rFonts w:ascii="Arial" w:hAnsi="Arial" w:cs="Arial"/>
              <w:color w:val="000000"/>
            </w:rPr>
          </w:rPrChange>
        </w:rPr>
        <w:t xml:space="preserve"> </w:t>
      </w:r>
      <w:ins w:id="1839" w:author="Guadalupe Arana" w:date="2018-08-14T11:00:00Z">
        <w:r w:rsidRPr="006203B0">
          <w:rPr>
            <w:rFonts w:ascii="Arial" w:hAnsi="Arial" w:cs="Arial"/>
            <w:color w:val="000000"/>
            <w:sz w:val="22"/>
            <w:szCs w:val="22"/>
            <w:rPrChange w:id="1840" w:author="Auditor Interno" w:date="2019-10-10T16:21:00Z">
              <w:rPr>
                <w:rFonts w:ascii="Arial" w:hAnsi="Arial" w:cs="Arial"/>
                <w:color w:val="000000"/>
              </w:rPr>
            </w:rPrChange>
          </w:rPr>
          <w:t>n</w:t>
        </w:r>
      </w:ins>
      <w:del w:id="1841" w:author="Guadalupe Arana" w:date="2018-08-14T11:00:00Z">
        <w:r w:rsidR="00A34473" w:rsidRPr="006203B0" w:rsidDel="005279FE">
          <w:rPr>
            <w:rFonts w:ascii="Arial" w:hAnsi="Arial" w:cs="Arial"/>
            <w:color w:val="000000"/>
            <w:sz w:val="22"/>
            <w:szCs w:val="22"/>
            <w:rPrChange w:id="1842" w:author="Auditor Interno" w:date="2019-10-10T16:21:00Z">
              <w:rPr>
                <w:rFonts w:ascii="Arial" w:hAnsi="Arial" w:cs="Arial"/>
                <w:color w:val="000000"/>
              </w:rPr>
            </w:rPrChange>
          </w:rPr>
          <w:delText>N</w:delText>
        </w:r>
      </w:del>
      <w:r w:rsidR="00A34473" w:rsidRPr="006203B0">
        <w:rPr>
          <w:rFonts w:ascii="Arial" w:hAnsi="Arial" w:cs="Arial"/>
          <w:color w:val="000000"/>
          <w:sz w:val="22"/>
          <w:szCs w:val="22"/>
          <w:rPrChange w:id="1843" w:author="Auditor Interno" w:date="2019-10-10T16:21:00Z">
            <w:rPr>
              <w:rFonts w:ascii="Arial" w:hAnsi="Arial" w:cs="Arial"/>
              <w:color w:val="000000"/>
            </w:rPr>
          </w:rPrChange>
        </w:rPr>
        <w:t xml:space="preserve">otas de </w:t>
      </w:r>
      <w:ins w:id="1844" w:author="Guadalupe Arana" w:date="2018-08-14T11:00:00Z">
        <w:r w:rsidRPr="006203B0">
          <w:rPr>
            <w:rFonts w:ascii="Arial" w:hAnsi="Arial" w:cs="Arial"/>
            <w:color w:val="000000"/>
            <w:sz w:val="22"/>
            <w:szCs w:val="22"/>
            <w:rPrChange w:id="1845" w:author="Auditor Interno" w:date="2019-10-10T16:21:00Z">
              <w:rPr>
                <w:rFonts w:ascii="Arial" w:hAnsi="Arial" w:cs="Arial"/>
                <w:color w:val="000000"/>
              </w:rPr>
            </w:rPrChange>
          </w:rPr>
          <w:t>v</w:t>
        </w:r>
      </w:ins>
      <w:del w:id="1846" w:author="Guadalupe Arana" w:date="2018-08-14T11:00:00Z">
        <w:r w:rsidR="00A34473" w:rsidRPr="006203B0" w:rsidDel="005279FE">
          <w:rPr>
            <w:rFonts w:ascii="Arial" w:hAnsi="Arial" w:cs="Arial"/>
            <w:color w:val="000000"/>
            <w:sz w:val="22"/>
            <w:szCs w:val="22"/>
            <w:rPrChange w:id="1847" w:author="Auditor Interno" w:date="2019-10-10T16:21:00Z">
              <w:rPr>
                <w:rFonts w:ascii="Arial" w:hAnsi="Arial" w:cs="Arial"/>
                <w:color w:val="000000"/>
              </w:rPr>
            </w:rPrChange>
          </w:rPr>
          <w:delText>V</w:delText>
        </w:r>
      </w:del>
      <w:r w:rsidR="00A34473" w:rsidRPr="006203B0">
        <w:rPr>
          <w:rFonts w:ascii="Arial" w:hAnsi="Arial" w:cs="Arial"/>
          <w:color w:val="000000"/>
          <w:sz w:val="22"/>
          <w:szCs w:val="22"/>
          <w:rPrChange w:id="1848" w:author="Auditor Interno" w:date="2019-10-10T16:21:00Z">
            <w:rPr>
              <w:rFonts w:ascii="Arial" w:hAnsi="Arial" w:cs="Arial"/>
              <w:color w:val="000000"/>
            </w:rPr>
          </w:rPrChange>
        </w:rPr>
        <w:t xml:space="preserve">enta, </w:t>
      </w:r>
      <w:ins w:id="1849" w:author="Guadalupe Arana" w:date="2018-08-14T11:02:00Z">
        <w:r w:rsidRPr="006203B0">
          <w:rPr>
            <w:rFonts w:ascii="Arial" w:hAnsi="Arial" w:cs="Arial"/>
            <w:color w:val="000000"/>
            <w:sz w:val="22"/>
            <w:szCs w:val="22"/>
            <w:rPrChange w:id="1850" w:author="Auditor Interno" w:date="2019-10-10T16:21:00Z">
              <w:rPr>
                <w:rFonts w:ascii="Arial" w:hAnsi="Arial" w:cs="Arial"/>
                <w:color w:val="000000"/>
              </w:rPr>
            </w:rPrChange>
          </w:rPr>
          <w:t>t</w:t>
        </w:r>
      </w:ins>
      <w:del w:id="1851" w:author="Guadalupe Arana" w:date="2018-08-14T11:02:00Z">
        <w:r w:rsidR="00A34473" w:rsidRPr="006203B0" w:rsidDel="005279FE">
          <w:rPr>
            <w:rFonts w:ascii="Arial" w:hAnsi="Arial" w:cs="Arial"/>
            <w:color w:val="000000"/>
            <w:sz w:val="22"/>
            <w:szCs w:val="22"/>
            <w:rPrChange w:id="1852" w:author="Auditor Interno" w:date="2019-10-10T16:21:00Z">
              <w:rPr>
                <w:rFonts w:ascii="Arial" w:hAnsi="Arial" w:cs="Arial"/>
                <w:color w:val="000000"/>
              </w:rPr>
            </w:rPrChange>
          </w:rPr>
          <w:delText>T</w:delText>
        </w:r>
      </w:del>
      <w:r w:rsidR="00A34473" w:rsidRPr="006203B0">
        <w:rPr>
          <w:rFonts w:ascii="Arial" w:hAnsi="Arial" w:cs="Arial"/>
          <w:color w:val="000000"/>
          <w:sz w:val="22"/>
          <w:szCs w:val="22"/>
          <w:rPrChange w:id="1853" w:author="Auditor Interno" w:date="2019-10-10T16:21:00Z">
            <w:rPr>
              <w:rFonts w:ascii="Arial" w:hAnsi="Arial" w:cs="Arial"/>
              <w:color w:val="000000"/>
            </w:rPr>
          </w:rPrChange>
        </w:rPr>
        <w:t xml:space="preserve">ickets o </w:t>
      </w:r>
      <w:ins w:id="1854" w:author="Guadalupe Arana" w:date="2018-08-14T11:00:00Z">
        <w:r w:rsidRPr="006203B0">
          <w:rPr>
            <w:rFonts w:ascii="Arial" w:hAnsi="Arial" w:cs="Arial"/>
            <w:color w:val="000000"/>
            <w:sz w:val="22"/>
            <w:szCs w:val="22"/>
            <w:rPrChange w:id="1855" w:author="Auditor Interno" w:date="2019-10-10T16:21:00Z">
              <w:rPr>
                <w:rFonts w:ascii="Arial" w:hAnsi="Arial" w:cs="Arial"/>
                <w:color w:val="000000"/>
              </w:rPr>
            </w:rPrChange>
          </w:rPr>
          <w:t>v</w:t>
        </w:r>
      </w:ins>
      <w:del w:id="1856" w:author="Guadalupe Arana" w:date="2018-08-14T11:00:00Z">
        <w:r w:rsidR="00A34473" w:rsidRPr="006203B0" w:rsidDel="005279FE">
          <w:rPr>
            <w:rFonts w:ascii="Arial" w:hAnsi="Arial" w:cs="Arial"/>
            <w:color w:val="000000"/>
            <w:sz w:val="22"/>
            <w:szCs w:val="22"/>
            <w:rPrChange w:id="1857" w:author="Auditor Interno" w:date="2019-10-10T16:21:00Z">
              <w:rPr>
                <w:rFonts w:ascii="Arial" w:hAnsi="Arial" w:cs="Arial"/>
                <w:color w:val="000000"/>
              </w:rPr>
            </w:rPrChange>
          </w:rPr>
          <w:delText>V</w:delText>
        </w:r>
      </w:del>
      <w:r w:rsidR="00A34473" w:rsidRPr="006203B0">
        <w:rPr>
          <w:rFonts w:ascii="Arial" w:hAnsi="Arial" w:cs="Arial"/>
          <w:color w:val="000000"/>
          <w:sz w:val="22"/>
          <w:szCs w:val="22"/>
          <w:rPrChange w:id="1858" w:author="Auditor Interno" w:date="2019-10-10T16:21:00Z">
            <w:rPr>
              <w:rFonts w:ascii="Arial" w:hAnsi="Arial" w:cs="Arial"/>
              <w:color w:val="000000"/>
            </w:rPr>
          </w:rPrChange>
        </w:rPr>
        <w:t>ale</w:t>
      </w:r>
      <w:ins w:id="1859" w:author="Guadalupe Arana" w:date="2018-08-14T10:59:00Z">
        <w:r w:rsidRPr="006203B0">
          <w:rPr>
            <w:rFonts w:ascii="Arial" w:hAnsi="Arial" w:cs="Arial"/>
            <w:color w:val="000000"/>
            <w:sz w:val="22"/>
            <w:szCs w:val="22"/>
            <w:rPrChange w:id="1860" w:author="Auditor Interno" w:date="2019-10-10T16:21:00Z">
              <w:rPr>
                <w:rFonts w:ascii="Arial" w:hAnsi="Arial" w:cs="Arial"/>
                <w:color w:val="000000"/>
              </w:rPr>
            </w:rPrChange>
          </w:rPr>
          <w:t xml:space="preserve">, se aceptarán solo </w:t>
        </w:r>
      </w:ins>
      <w:del w:id="1861" w:author="Guadalupe Arana" w:date="2018-08-14T10:59:00Z">
        <w:r w:rsidR="00A34473" w:rsidRPr="006203B0" w:rsidDel="005279FE">
          <w:rPr>
            <w:rFonts w:ascii="Arial" w:hAnsi="Arial" w:cs="Arial"/>
            <w:color w:val="000000"/>
            <w:sz w:val="22"/>
            <w:szCs w:val="22"/>
            <w:rPrChange w:id="1862" w:author="Auditor Interno" w:date="2019-10-10T16:21:00Z">
              <w:rPr>
                <w:rFonts w:ascii="Arial" w:hAnsi="Arial" w:cs="Arial"/>
                <w:color w:val="000000"/>
              </w:rPr>
            </w:rPrChange>
          </w:rPr>
          <w:delText xml:space="preserve"> </w:delText>
        </w:r>
      </w:del>
      <w:r w:rsidR="00A34473" w:rsidRPr="006203B0">
        <w:rPr>
          <w:rFonts w:ascii="Arial" w:hAnsi="Arial" w:cs="Arial"/>
          <w:color w:val="000000"/>
          <w:sz w:val="22"/>
          <w:szCs w:val="22"/>
          <w:rPrChange w:id="1863" w:author="Auditor Interno" w:date="2019-10-10T16:21:00Z">
            <w:rPr>
              <w:rFonts w:ascii="Arial" w:hAnsi="Arial" w:cs="Arial"/>
              <w:color w:val="000000"/>
            </w:rPr>
          </w:rPrChange>
        </w:rPr>
        <w:t>cuando se realicen gastos en lugares que no puedan expedir facturas y por los importes autorizados para tal efecto</w:t>
      </w:r>
      <w:ins w:id="1864" w:author="Guadalupe Arana" w:date="2018-08-14T11:22:00Z">
        <w:r w:rsidR="00A41D06" w:rsidRPr="006203B0">
          <w:rPr>
            <w:rFonts w:ascii="Arial" w:hAnsi="Arial" w:cs="Arial"/>
            <w:color w:val="000000"/>
            <w:sz w:val="22"/>
            <w:szCs w:val="22"/>
            <w:rPrChange w:id="1865" w:author="Auditor Interno" w:date="2019-10-10T16:21:00Z">
              <w:rPr>
                <w:rFonts w:ascii="Arial" w:hAnsi="Arial" w:cs="Arial"/>
                <w:color w:val="000000"/>
              </w:rPr>
            </w:rPrChange>
          </w:rPr>
          <w:t xml:space="preserve"> contenidos en el Anexo I “Límites de viáticos” del presente documento</w:t>
        </w:r>
      </w:ins>
      <w:r w:rsidR="00A34473" w:rsidRPr="006203B0">
        <w:rPr>
          <w:rFonts w:ascii="Arial" w:hAnsi="Arial" w:cs="Arial"/>
          <w:color w:val="000000"/>
          <w:sz w:val="22"/>
          <w:szCs w:val="22"/>
          <w:rPrChange w:id="1866" w:author="Auditor Interno" w:date="2019-10-10T16:21:00Z">
            <w:rPr>
              <w:rFonts w:ascii="Arial" w:hAnsi="Arial" w:cs="Arial"/>
              <w:color w:val="000000"/>
            </w:rPr>
          </w:rPrChange>
        </w:rPr>
        <w:t>.</w:t>
      </w:r>
    </w:p>
    <w:p w14:paraId="38C203AC" w14:textId="77777777" w:rsidR="007400B8" w:rsidRDefault="00A34473">
      <w:pPr>
        <w:numPr>
          <w:ilvl w:val="0"/>
          <w:numId w:val="27"/>
        </w:numPr>
        <w:autoSpaceDE w:val="0"/>
        <w:autoSpaceDN w:val="0"/>
        <w:adjustRightInd w:val="0"/>
        <w:spacing w:before="60" w:after="60"/>
        <w:jc w:val="both"/>
        <w:rPr>
          <w:ins w:id="1867" w:author="GHIA" w:date="2023-09-21T15:46:00Z"/>
          <w:rFonts w:ascii="Arial" w:hAnsi="Arial" w:cs="Arial"/>
          <w:color w:val="000000"/>
          <w:sz w:val="22"/>
          <w:szCs w:val="22"/>
        </w:rPr>
        <w:pPrChange w:id="1868" w:author="Auditor Interno" w:date="2019-01-02T15:02:00Z">
          <w:pPr>
            <w:autoSpaceDE w:val="0"/>
            <w:autoSpaceDN w:val="0"/>
            <w:adjustRightInd w:val="0"/>
            <w:spacing w:before="60" w:after="60"/>
            <w:ind w:left="357"/>
            <w:jc w:val="both"/>
          </w:pPr>
        </w:pPrChange>
      </w:pPr>
      <w:r w:rsidRPr="006203B0">
        <w:rPr>
          <w:rFonts w:ascii="Arial" w:hAnsi="Arial" w:cs="Arial"/>
          <w:color w:val="000000"/>
          <w:sz w:val="22"/>
          <w:szCs w:val="22"/>
          <w:rPrChange w:id="1869" w:author="Auditor Interno" w:date="2019-10-10T16:21:00Z">
            <w:rPr>
              <w:rFonts w:ascii="Arial" w:hAnsi="Arial" w:cs="Arial"/>
              <w:color w:val="000000"/>
            </w:rPr>
          </w:rPrChange>
        </w:rPr>
        <w:t xml:space="preserve">En los casos que </w:t>
      </w:r>
      <w:del w:id="1870" w:author="Guadalupe Arana" w:date="2018-08-14T11:02:00Z">
        <w:r w:rsidRPr="006203B0" w:rsidDel="005279FE">
          <w:rPr>
            <w:rFonts w:ascii="Arial" w:hAnsi="Arial" w:cs="Arial"/>
            <w:color w:val="000000"/>
            <w:sz w:val="22"/>
            <w:szCs w:val="22"/>
            <w:rPrChange w:id="1871" w:author="Auditor Interno" w:date="2019-10-10T16:21:00Z">
              <w:rPr>
                <w:rFonts w:ascii="Arial" w:hAnsi="Arial" w:cs="Arial"/>
                <w:color w:val="000000"/>
              </w:rPr>
            </w:rPrChange>
          </w:rPr>
          <w:delText>haya un sobrante en efectivo</w:delText>
        </w:r>
      </w:del>
      <w:ins w:id="1872" w:author="Guadalupe Arana" w:date="2018-08-14T11:02:00Z">
        <w:r w:rsidR="005279FE" w:rsidRPr="006203B0">
          <w:rPr>
            <w:rFonts w:ascii="Arial" w:hAnsi="Arial" w:cs="Arial"/>
            <w:color w:val="000000"/>
            <w:sz w:val="22"/>
            <w:szCs w:val="22"/>
            <w:rPrChange w:id="1873" w:author="Auditor Interno" w:date="2019-10-10T16:21:00Z">
              <w:rPr>
                <w:rFonts w:ascii="Arial" w:hAnsi="Arial" w:cs="Arial"/>
                <w:color w:val="000000"/>
              </w:rPr>
            </w:rPrChange>
          </w:rPr>
          <w:t>resulte remanente</w:t>
        </w:r>
      </w:ins>
      <w:r w:rsidRPr="006203B0">
        <w:rPr>
          <w:rFonts w:ascii="Arial" w:hAnsi="Arial" w:cs="Arial"/>
          <w:color w:val="000000"/>
          <w:sz w:val="22"/>
          <w:szCs w:val="22"/>
          <w:rPrChange w:id="1874" w:author="Auditor Interno" w:date="2019-10-10T16:21:00Z">
            <w:rPr>
              <w:rFonts w:ascii="Arial" w:hAnsi="Arial" w:cs="Arial"/>
              <w:color w:val="000000"/>
            </w:rPr>
          </w:rPrChange>
        </w:rPr>
        <w:t xml:space="preserve">, se procederá a </w:t>
      </w:r>
      <w:ins w:id="1875" w:author="Guadalupe Arana" w:date="2018-08-14T11:03:00Z">
        <w:r w:rsidR="005279FE" w:rsidRPr="006203B0">
          <w:rPr>
            <w:rFonts w:ascii="Arial" w:hAnsi="Arial" w:cs="Arial"/>
            <w:color w:val="000000"/>
            <w:sz w:val="22"/>
            <w:szCs w:val="22"/>
            <w:rPrChange w:id="1876" w:author="Auditor Interno" w:date="2019-10-10T16:21:00Z">
              <w:rPr>
                <w:rFonts w:ascii="Arial" w:hAnsi="Arial" w:cs="Arial"/>
                <w:color w:val="000000"/>
              </w:rPr>
            </w:rPrChange>
          </w:rPr>
          <w:t xml:space="preserve">depositarlo en la cuenta de la cooperativa, entregando la ficha de depósito </w:t>
        </w:r>
      </w:ins>
      <w:del w:id="1877" w:author="Guadalupe Arana" w:date="2018-08-14T11:03:00Z">
        <w:r w:rsidRPr="006203B0" w:rsidDel="005279FE">
          <w:rPr>
            <w:rFonts w:ascii="Arial" w:hAnsi="Arial" w:cs="Arial"/>
            <w:color w:val="000000"/>
            <w:sz w:val="22"/>
            <w:szCs w:val="22"/>
            <w:rPrChange w:id="1878" w:author="Auditor Interno" w:date="2019-10-10T16:21:00Z">
              <w:rPr>
                <w:rFonts w:ascii="Arial" w:hAnsi="Arial" w:cs="Arial"/>
                <w:color w:val="000000"/>
              </w:rPr>
            </w:rPrChange>
          </w:rPr>
          <w:delText xml:space="preserve">entregarlo </w:delText>
        </w:r>
      </w:del>
      <w:r w:rsidRPr="006203B0">
        <w:rPr>
          <w:rFonts w:ascii="Arial" w:hAnsi="Arial" w:cs="Arial"/>
          <w:color w:val="000000"/>
          <w:sz w:val="22"/>
          <w:szCs w:val="22"/>
          <w:rPrChange w:id="1879" w:author="Auditor Interno" w:date="2019-10-10T16:21:00Z">
            <w:rPr>
              <w:rFonts w:ascii="Arial" w:hAnsi="Arial" w:cs="Arial"/>
              <w:color w:val="000000"/>
            </w:rPr>
          </w:rPrChange>
        </w:rPr>
        <w:t>al contador general</w:t>
      </w:r>
      <w:r w:rsidR="002E22C0" w:rsidRPr="006203B0">
        <w:rPr>
          <w:rFonts w:ascii="Arial" w:hAnsi="Arial" w:cs="Arial"/>
          <w:color w:val="000000"/>
          <w:sz w:val="22"/>
          <w:szCs w:val="22"/>
          <w:rPrChange w:id="1880" w:author="Auditor Interno" w:date="2019-10-10T16:21:00Z">
            <w:rPr>
              <w:rFonts w:ascii="Arial" w:hAnsi="Arial" w:cs="Arial"/>
              <w:color w:val="000000"/>
            </w:rPr>
          </w:rPrChange>
        </w:rPr>
        <w:t xml:space="preserve"> </w:t>
      </w:r>
      <w:r w:rsidRPr="006203B0">
        <w:rPr>
          <w:rFonts w:ascii="Arial" w:hAnsi="Arial" w:cs="Arial"/>
          <w:color w:val="000000"/>
          <w:sz w:val="22"/>
          <w:szCs w:val="22"/>
          <w:rPrChange w:id="1881" w:author="Auditor Interno" w:date="2019-10-10T16:21:00Z">
            <w:rPr>
              <w:rFonts w:ascii="Arial" w:hAnsi="Arial" w:cs="Arial"/>
              <w:color w:val="000000"/>
            </w:rPr>
          </w:rPrChange>
        </w:rPr>
        <w:t>según corresponda conjuntamente con los documentos parte de la comprobación</w:t>
      </w:r>
      <w:ins w:id="1882" w:author="Auditor Interno" w:date="2019-01-02T15:32:00Z">
        <w:r w:rsidR="007400B8" w:rsidRPr="006203B0">
          <w:rPr>
            <w:rFonts w:ascii="Arial" w:hAnsi="Arial" w:cs="Arial"/>
            <w:color w:val="000000"/>
            <w:sz w:val="22"/>
            <w:szCs w:val="22"/>
            <w:rPrChange w:id="1883" w:author="Auditor Interno" w:date="2019-10-10T16:21:00Z">
              <w:rPr>
                <w:rFonts w:ascii="Arial" w:hAnsi="Arial" w:cs="Arial"/>
                <w:color w:val="000000"/>
              </w:rPr>
            </w:rPrChange>
          </w:rPr>
          <w:t>.</w:t>
        </w:r>
      </w:ins>
    </w:p>
    <w:p w14:paraId="493470F2" w14:textId="77777777" w:rsidR="00222F49" w:rsidRPr="006203B0" w:rsidRDefault="00222F49">
      <w:pPr>
        <w:numPr>
          <w:ilvl w:val="0"/>
          <w:numId w:val="27"/>
        </w:numPr>
        <w:autoSpaceDE w:val="0"/>
        <w:autoSpaceDN w:val="0"/>
        <w:adjustRightInd w:val="0"/>
        <w:spacing w:before="60" w:after="60"/>
        <w:jc w:val="both"/>
        <w:rPr>
          <w:ins w:id="1884" w:author="Auditor Interno" w:date="2019-01-02T15:32:00Z"/>
          <w:rFonts w:ascii="Arial" w:hAnsi="Arial" w:cs="Arial"/>
          <w:color w:val="000000"/>
          <w:sz w:val="22"/>
          <w:szCs w:val="22"/>
          <w:rPrChange w:id="1885" w:author="Auditor Interno" w:date="2019-10-10T16:21:00Z">
            <w:rPr>
              <w:ins w:id="1886" w:author="Auditor Interno" w:date="2019-01-02T15:32:00Z"/>
              <w:rFonts w:ascii="Arial" w:hAnsi="Arial" w:cs="Arial"/>
              <w:color w:val="000000"/>
            </w:rPr>
          </w:rPrChange>
        </w:rPr>
        <w:pPrChange w:id="1887" w:author="Auditor Interno" w:date="2019-01-02T15:02:00Z">
          <w:pPr>
            <w:autoSpaceDE w:val="0"/>
            <w:autoSpaceDN w:val="0"/>
            <w:adjustRightInd w:val="0"/>
            <w:spacing w:before="60" w:after="60"/>
            <w:ind w:left="357"/>
            <w:jc w:val="both"/>
          </w:pPr>
        </w:pPrChange>
      </w:pPr>
    </w:p>
    <w:p w14:paraId="390E528C" w14:textId="3C4F7348" w:rsidR="002B5DC6" w:rsidDel="00ED584A" w:rsidRDefault="00A34473">
      <w:pPr>
        <w:autoSpaceDE w:val="0"/>
        <w:autoSpaceDN w:val="0"/>
        <w:adjustRightInd w:val="0"/>
        <w:spacing w:before="60" w:after="60"/>
        <w:ind w:left="720"/>
        <w:jc w:val="both"/>
        <w:rPr>
          <w:del w:id="1888" w:author="Auditor Interno" w:date="2019-01-02T15:02:00Z"/>
          <w:rFonts w:ascii="Arial" w:hAnsi="Arial" w:cs="Arial"/>
          <w:color w:val="000000"/>
          <w:sz w:val="22"/>
          <w:szCs w:val="22"/>
        </w:rPr>
      </w:pPr>
      <w:del w:id="1889" w:author="Auditor Interno" w:date="2019-01-02T15:02:00Z">
        <w:r w:rsidRPr="006203B0" w:rsidDel="0021155F">
          <w:rPr>
            <w:rFonts w:ascii="Arial" w:hAnsi="Arial" w:cs="Arial"/>
            <w:color w:val="000000"/>
            <w:sz w:val="22"/>
            <w:szCs w:val="22"/>
            <w:rPrChange w:id="1890" w:author="Auditor Interno" w:date="2019-10-10T16:21:00Z">
              <w:rPr>
                <w:rFonts w:ascii="Arial" w:hAnsi="Arial" w:cs="Arial"/>
                <w:color w:val="000000"/>
              </w:rPr>
            </w:rPrChange>
          </w:rPr>
          <w:delText>.</w:delText>
        </w:r>
      </w:del>
    </w:p>
    <w:p w14:paraId="4F066B72" w14:textId="1CDB6BCD" w:rsidR="00ED584A" w:rsidRDefault="00ED584A">
      <w:pPr>
        <w:autoSpaceDE w:val="0"/>
        <w:autoSpaceDN w:val="0"/>
        <w:adjustRightInd w:val="0"/>
        <w:spacing w:before="60" w:after="60"/>
        <w:ind w:left="720"/>
        <w:jc w:val="both"/>
        <w:rPr>
          <w:ins w:id="1891" w:author="Auditor Interno" w:date="2019-10-10T16:47:00Z"/>
          <w:rFonts w:ascii="Arial" w:hAnsi="Arial" w:cs="Arial"/>
          <w:color w:val="000000"/>
          <w:sz w:val="22"/>
          <w:szCs w:val="22"/>
        </w:rPr>
      </w:pPr>
    </w:p>
    <w:p w14:paraId="75818E10" w14:textId="6305DD51" w:rsidR="001A313D" w:rsidRPr="006203B0" w:rsidDel="00985926" w:rsidRDefault="001A313D">
      <w:pPr>
        <w:autoSpaceDE w:val="0"/>
        <w:autoSpaceDN w:val="0"/>
        <w:adjustRightInd w:val="0"/>
        <w:spacing w:before="60" w:after="60"/>
        <w:ind w:left="720"/>
        <w:jc w:val="both"/>
        <w:rPr>
          <w:del w:id="1892" w:author="Auditor Interno" w:date="2019-10-11T13:22:00Z"/>
          <w:rFonts w:ascii="Arial" w:hAnsi="Arial" w:cs="Arial"/>
          <w:color w:val="000000"/>
          <w:sz w:val="22"/>
          <w:szCs w:val="22"/>
          <w:rPrChange w:id="1893" w:author="Auditor Interno" w:date="2019-10-10T16:21:00Z">
            <w:rPr>
              <w:del w:id="1894" w:author="Auditor Interno" w:date="2019-10-11T13:22:00Z"/>
              <w:rFonts w:ascii="Arial" w:hAnsi="Arial" w:cs="Arial"/>
              <w:color w:val="000000"/>
            </w:rPr>
          </w:rPrChange>
        </w:rPr>
        <w:pPrChange w:id="1895" w:author="Auditor Interno" w:date="2019-01-02T15:32:00Z">
          <w:pPr>
            <w:autoSpaceDE w:val="0"/>
            <w:autoSpaceDN w:val="0"/>
            <w:adjustRightInd w:val="0"/>
            <w:spacing w:before="60" w:after="60"/>
            <w:ind w:left="357"/>
            <w:jc w:val="both"/>
          </w:pPr>
        </w:pPrChange>
      </w:pPr>
    </w:p>
    <w:p w14:paraId="0633E76A" w14:textId="58922B85" w:rsidR="001A313D" w:rsidRPr="00896AF5" w:rsidRDefault="001A313D">
      <w:pPr>
        <w:pStyle w:val="Ttulo1"/>
        <w:rPr>
          <w:rFonts w:ascii="Arial" w:hAnsi="Arial" w:cs="Arial"/>
          <w:b/>
        </w:rPr>
        <w:pPrChange w:id="1896" w:author="Auditor Interno" w:date="2019-10-10T16:38:00Z">
          <w:pPr>
            <w:numPr>
              <w:numId w:val="20"/>
            </w:numPr>
            <w:autoSpaceDE w:val="0"/>
            <w:autoSpaceDN w:val="0"/>
            <w:adjustRightInd w:val="0"/>
            <w:ind w:left="720" w:hanging="360"/>
            <w:jc w:val="both"/>
          </w:pPr>
        </w:pPrChange>
      </w:pPr>
      <w:r w:rsidRPr="00EE2DA6">
        <w:rPr>
          <w:rFonts w:ascii="Arial" w:hAnsi="Arial" w:cs="Arial"/>
          <w:b/>
          <w:color w:val="auto"/>
          <w:sz w:val="24"/>
          <w:rPrChange w:id="1897" w:author="Auditor Interno" w:date="2019-10-10T16:38:00Z">
            <w:rPr>
              <w:rFonts w:ascii="Arial" w:hAnsi="Arial" w:cs="Arial"/>
              <w:b/>
              <w:bCs/>
            </w:rPr>
          </w:rPrChange>
        </w:rPr>
        <w:t xml:space="preserve">  </w:t>
      </w:r>
      <w:bookmarkStart w:id="1898" w:name="_Toc21692630"/>
      <w:ins w:id="1899" w:author="Auditor Interno" w:date="2019-10-10T16:41:00Z">
        <w:r w:rsidR="000D1276">
          <w:rPr>
            <w:rFonts w:ascii="Arial" w:hAnsi="Arial" w:cs="Arial"/>
            <w:b/>
            <w:color w:val="auto"/>
            <w:sz w:val="24"/>
          </w:rPr>
          <w:t>12.</w:t>
        </w:r>
      </w:ins>
      <w:ins w:id="1900" w:author="Asus_Generico" w:date="2022-04-13T08:24:00Z">
        <w:r w:rsidR="00916D87">
          <w:rPr>
            <w:rFonts w:ascii="Arial" w:hAnsi="Arial" w:cs="Arial"/>
            <w:b/>
            <w:color w:val="auto"/>
            <w:sz w:val="24"/>
          </w:rPr>
          <w:t xml:space="preserve"> </w:t>
        </w:r>
      </w:ins>
      <w:r w:rsidRPr="00EE2DA6">
        <w:rPr>
          <w:rFonts w:ascii="Arial" w:hAnsi="Arial" w:cs="Arial"/>
          <w:b/>
          <w:color w:val="auto"/>
          <w:sz w:val="24"/>
          <w:rPrChange w:id="1901" w:author="Auditor Interno" w:date="2019-10-10T16:38:00Z">
            <w:rPr>
              <w:rFonts w:ascii="Arial" w:hAnsi="Arial" w:cs="Arial"/>
              <w:b/>
              <w:bCs/>
            </w:rPr>
          </w:rPrChange>
        </w:rPr>
        <w:t>PROHIBICIONES DE LOS GASTOS A COMPROBAR</w:t>
      </w:r>
      <w:bookmarkEnd w:id="1898"/>
    </w:p>
    <w:p w14:paraId="10417AB1" w14:textId="77777777" w:rsidR="001A313D" w:rsidRPr="006203B0" w:rsidRDefault="001A313D" w:rsidP="001A313D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2"/>
          <w:szCs w:val="22"/>
          <w:rPrChange w:id="1902" w:author="Auditor Interno" w:date="2019-10-10T16:21:00Z">
            <w:rPr>
              <w:rFonts w:ascii="Arial" w:hAnsi="Arial" w:cs="Arial"/>
              <w:bCs/>
            </w:rPr>
          </w:rPrChange>
        </w:rPr>
      </w:pPr>
    </w:p>
    <w:p w14:paraId="3B0CA015" w14:textId="77777777" w:rsidR="001A313D" w:rsidRPr="006203B0" w:rsidRDefault="001A313D" w:rsidP="001A313D">
      <w:pPr>
        <w:autoSpaceDE w:val="0"/>
        <w:autoSpaceDN w:val="0"/>
        <w:adjustRightInd w:val="0"/>
        <w:ind w:left="360"/>
        <w:jc w:val="both"/>
        <w:rPr>
          <w:rFonts w:ascii="Arial" w:hAnsi="Arial" w:cs="Arial"/>
          <w:bCs/>
          <w:sz w:val="22"/>
          <w:szCs w:val="22"/>
          <w:rPrChange w:id="1903" w:author="Auditor Interno" w:date="2019-10-10T16:21:00Z">
            <w:rPr>
              <w:rFonts w:ascii="Arial" w:hAnsi="Arial" w:cs="Arial"/>
              <w:bCs/>
            </w:rPr>
          </w:rPrChange>
        </w:rPr>
      </w:pPr>
      <w:r w:rsidRPr="006203B0">
        <w:rPr>
          <w:rFonts w:ascii="Arial" w:hAnsi="Arial" w:cs="Arial"/>
          <w:bCs/>
          <w:sz w:val="22"/>
          <w:szCs w:val="22"/>
          <w:rPrChange w:id="1904" w:author="Auditor Interno" w:date="2019-10-10T16:21:00Z">
            <w:rPr>
              <w:rFonts w:ascii="Arial" w:hAnsi="Arial" w:cs="Arial"/>
              <w:bCs/>
            </w:rPr>
          </w:rPrChange>
        </w:rPr>
        <w:t>Queda prohibido utilizar los gastos a comprobar para:</w:t>
      </w:r>
    </w:p>
    <w:p w14:paraId="6E661FEA" w14:textId="77777777" w:rsidR="001A313D" w:rsidRPr="006203B0" w:rsidRDefault="001A313D" w:rsidP="001A313D">
      <w:pPr>
        <w:autoSpaceDE w:val="0"/>
        <w:autoSpaceDN w:val="0"/>
        <w:adjustRightInd w:val="0"/>
        <w:ind w:left="360"/>
        <w:jc w:val="both"/>
        <w:rPr>
          <w:rFonts w:ascii="Arial" w:hAnsi="Arial" w:cs="Arial"/>
          <w:bCs/>
          <w:sz w:val="22"/>
          <w:szCs w:val="22"/>
          <w:rPrChange w:id="1905" w:author="Auditor Interno" w:date="2019-10-10T16:21:00Z">
            <w:rPr>
              <w:rFonts w:ascii="Arial" w:hAnsi="Arial" w:cs="Arial"/>
              <w:bCs/>
            </w:rPr>
          </w:rPrChange>
        </w:rPr>
      </w:pPr>
    </w:p>
    <w:p w14:paraId="5EE34F7D" w14:textId="77777777" w:rsidR="001A313D" w:rsidRPr="006203B0" w:rsidRDefault="001A313D">
      <w:pPr>
        <w:numPr>
          <w:ilvl w:val="0"/>
          <w:numId w:val="28"/>
        </w:numPr>
        <w:autoSpaceDE w:val="0"/>
        <w:autoSpaceDN w:val="0"/>
        <w:adjustRightInd w:val="0"/>
        <w:spacing w:before="60" w:after="60"/>
        <w:jc w:val="both"/>
        <w:rPr>
          <w:rFonts w:ascii="Arial" w:hAnsi="Arial" w:cs="Arial"/>
          <w:bCs/>
          <w:sz w:val="22"/>
          <w:szCs w:val="22"/>
          <w:rPrChange w:id="1906" w:author="Auditor Interno" w:date="2019-10-10T16:21:00Z">
            <w:rPr>
              <w:rFonts w:ascii="Arial" w:hAnsi="Arial" w:cs="Arial"/>
              <w:bCs/>
            </w:rPr>
          </w:rPrChange>
        </w:rPr>
        <w:pPrChange w:id="1907" w:author="Guadalupe Arana" w:date="2018-08-14T11:07:00Z">
          <w:pPr>
            <w:numPr>
              <w:numId w:val="13"/>
            </w:numPr>
            <w:tabs>
              <w:tab w:val="num" w:pos="720"/>
              <w:tab w:val="num" w:pos="1080"/>
            </w:tabs>
            <w:autoSpaceDE w:val="0"/>
            <w:autoSpaceDN w:val="0"/>
            <w:adjustRightInd w:val="0"/>
            <w:spacing w:before="60" w:after="60"/>
            <w:ind w:left="1074" w:hanging="357"/>
            <w:jc w:val="both"/>
          </w:pPr>
        </w:pPrChange>
      </w:pPr>
      <w:r w:rsidRPr="006203B0">
        <w:rPr>
          <w:rFonts w:ascii="Arial" w:hAnsi="Arial" w:cs="Arial"/>
          <w:bCs/>
          <w:sz w:val="22"/>
          <w:szCs w:val="22"/>
          <w:rPrChange w:id="1908" w:author="Auditor Interno" w:date="2019-10-10T16:21:00Z">
            <w:rPr>
              <w:rFonts w:ascii="Arial" w:hAnsi="Arial" w:cs="Arial"/>
              <w:bCs/>
            </w:rPr>
          </w:rPrChange>
        </w:rPr>
        <w:t>Préstamos a cajeros por faltantes.</w:t>
      </w:r>
    </w:p>
    <w:p w14:paraId="516D5570" w14:textId="053588B8" w:rsidR="001A313D" w:rsidRPr="006203B0" w:rsidRDefault="001A313D">
      <w:pPr>
        <w:numPr>
          <w:ilvl w:val="0"/>
          <w:numId w:val="28"/>
        </w:numPr>
        <w:autoSpaceDE w:val="0"/>
        <w:autoSpaceDN w:val="0"/>
        <w:adjustRightInd w:val="0"/>
        <w:spacing w:before="60" w:after="60"/>
        <w:jc w:val="both"/>
        <w:rPr>
          <w:rFonts w:ascii="Arial" w:hAnsi="Arial" w:cs="Arial"/>
          <w:bCs/>
          <w:sz w:val="22"/>
          <w:szCs w:val="22"/>
          <w:rPrChange w:id="1909" w:author="Auditor Interno" w:date="2019-10-10T16:21:00Z">
            <w:rPr>
              <w:rFonts w:ascii="Arial" w:hAnsi="Arial" w:cs="Arial"/>
              <w:bCs/>
            </w:rPr>
          </w:rPrChange>
        </w:rPr>
        <w:pPrChange w:id="1910" w:author="Guadalupe Arana" w:date="2018-08-14T11:07:00Z">
          <w:pPr>
            <w:numPr>
              <w:numId w:val="13"/>
            </w:numPr>
            <w:tabs>
              <w:tab w:val="num" w:pos="720"/>
              <w:tab w:val="num" w:pos="1080"/>
            </w:tabs>
            <w:autoSpaceDE w:val="0"/>
            <w:autoSpaceDN w:val="0"/>
            <w:adjustRightInd w:val="0"/>
            <w:spacing w:before="60" w:after="60"/>
            <w:ind w:left="1074" w:hanging="357"/>
            <w:jc w:val="both"/>
          </w:pPr>
        </w:pPrChange>
      </w:pPr>
      <w:r w:rsidRPr="006203B0">
        <w:rPr>
          <w:rFonts w:ascii="Arial" w:hAnsi="Arial" w:cs="Arial"/>
          <w:bCs/>
          <w:sz w:val="22"/>
          <w:szCs w:val="22"/>
          <w:rPrChange w:id="1911" w:author="Auditor Interno" w:date="2019-10-10T16:21:00Z">
            <w:rPr>
              <w:rFonts w:ascii="Arial" w:hAnsi="Arial" w:cs="Arial"/>
              <w:bCs/>
            </w:rPr>
          </w:rPrChange>
        </w:rPr>
        <w:t xml:space="preserve">Préstamos de carácter personal tanto </w:t>
      </w:r>
      <w:del w:id="1912" w:author="Auditor Interno" w:date="2019-10-10T15:58:00Z">
        <w:r w:rsidRPr="006203B0" w:rsidDel="002320D0">
          <w:rPr>
            <w:rFonts w:ascii="Arial" w:hAnsi="Arial" w:cs="Arial"/>
            <w:bCs/>
            <w:sz w:val="22"/>
            <w:szCs w:val="22"/>
            <w:rPrChange w:id="1913" w:author="Auditor Interno" w:date="2019-10-10T16:21:00Z">
              <w:rPr>
                <w:rFonts w:ascii="Arial" w:hAnsi="Arial" w:cs="Arial"/>
                <w:bCs/>
              </w:rPr>
            </w:rPrChange>
          </w:rPr>
          <w:delText xml:space="preserve">para empleados, como </w:delText>
        </w:r>
      </w:del>
      <w:r w:rsidRPr="006203B0">
        <w:rPr>
          <w:rFonts w:ascii="Arial" w:hAnsi="Arial" w:cs="Arial"/>
          <w:bCs/>
          <w:sz w:val="22"/>
          <w:szCs w:val="22"/>
          <w:rPrChange w:id="1914" w:author="Auditor Interno" w:date="2019-10-10T16:21:00Z">
            <w:rPr>
              <w:rFonts w:ascii="Arial" w:hAnsi="Arial" w:cs="Arial"/>
              <w:bCs/>
            </w:rPr>
          </w:rPrChange>
        </w:rPr>
        <w:t>para directivos.</w:t>
      </w:r>
    </w:p>
    <w:p w14:paraId="6A737A29" w14:textId="77777777" w:rsidR="001A313D" w:rsidRPr="006203B0" w:rsidRDefault="001A313D">
      <w:pPr>
        <w:numPr>
          <w:ilvl w:val="0"/>
          <w:numId w:val="28"/>
        </w:numPr>
        <w:autoSpaceDE w:val="0"/>
        <w:autoSpaceDN w:val="0"/>
        <w:adjustRightInd w:val="0"/>
        <w:spacing w:before="60" w:after="60"/>
        <w:jc w:val="both"/>
        <w:rPr>
          <w:rFonts w:ascii="Arial" w:hAnsi="Arial" w:cs="Arial"/>
          <w:bCs/>
          <w:sz w:val="22"/>
          <w:szCs w:val="22"/>
          <w:rPrChange w:id="1915" w:author="Auditor Interno" w:date="2019-10-10T16:21:00Z">
            <w:rPr>
              <w:rFonts w:ascii="Arial" w:hAnsi="Arial" w:cs="Arial"/>
              <w:bCs/>
            </w:rPr>
          </w:rPrChange>
        </w:rPr>
        <w:pPrChange w:id="1916" w:author="Guadalupe Arana" w:date="2018-08-14T11:07:00Z">
          <w:pPr>
            <w:numPr>
              <w:numId w:val="13"/>
            </w:numPr>
            <w:tabs>
              <w:tab w:val="num" w:pos="720"/>
              <w:tab w:val="num" w:pos="1080"/>
            </w:tabs>
            <w:autoSpaceDE w:val="0"/>
            <w:autoSpaceDN w:val="0"/>
            <w:adjustRightInd w:val="0"/>
            <w:spacing w:before="60" w:after="60"/>
            <w:ind w:left="1074" w:hanging="357"/>
            <w:jc w:val="both"/>
          </w:pPr>
        </w:pPrChange>
      </w:pPr>
      <w:r w:rsidRPr="006203B0">
        <w:rPr>
          <w:rFonts w:ascii="Arial" w:hAnsi="Arial" w:cs="Arial"/>
          <w:bCs/>
          <w:sz w:val="22"/>
          <w:szCs w:val="22"/>
          <w:rPrChange w:id="1917" w:author="Auditor Interno" w:date="2019-10-10T16:21:00Z">
            <w:rPr>
              <w:rFonts w:ascii="Arial" w:hAnsi="Arial" w:cs="Arial"/>
              <w:bCs/>
            </w:rPr>
          </w:rPrChange>
        </w:rPr>
        <w:t>Adquisición de artículos de carácter personal.</w:t>
      </w:r>
    </w:p>
    <w:p w14:paraId="6B2253E1" w14:textId="71A0D38A" w:rsidR="001A313D" w:rsidRPr="006203B0" w:rsidDel="002320D0" w:rsidRDefault="001A313D">
      <w:pPr>
        <w:numPr>
          <w:ilvl w:val="0"/>
          <w:numId w:val="28"/>
        </w:numPr>
        <w:autoSpaceDE w:val="0"/>
        <w:autoSpaceDN w:val="0"/>
        <w:adjustRightInd w:val="0"/>
        <w:spacing w:before="60" w:after="60"/>
        <w:jc w:val="both"/>
        <w:rPr>
          <w:del w:id="1918" w:author="Auditor Interno" w:date="2019-10-10T15:59:00Z"/>
          <w:rFonts w:ascii="Arial" w:hAnsi="Arial" w:cs="Arial"/>
          <w:bCs/>
          <w:sz w:val="22"/>
          <w:szCs w:val="22"/>
          <w:rPrChange w:id="1919" w:author="Auditor Interno" w:date="2019-10-10T16:21:00Z">
            <w:rPr>
              <w:del w:id="1920" w:author="Auditor Interno" w:date="2019-10-10T15:59:00Z"/>
              <w:rFonts w:ascii="Arial" w:hAnsi="Arial" w:cs="Arial"/>
              <w:bCs/>
            </w:rPr>
          </w:rPrChange>
        </w:rPr>
        <w:pPrChange w:id="1921" w:author="Guadalupe Arana" w:date="2018-08-14T11:07:00Z">
          <w:pPr>
            <w:numPr>
              <w:numId w:val="13"/>
            </w:numPr>
            <w:tabs>
              <w:tab w:val="num" w:pos="720"/>
              <w:tab w:val="num" w:pos="1080"/>
            </w:tabs>
            <w:autoSpaceDE w:val="0"/>
            <w:autoSpaceDN w:val="0"/>
            <w:adjustRightInd w:val="0"/>
            <w:spacing w:before="60" w:after="60"/>
            <w:ind w:left="1074" w:hanging="357"/>
            <w:jc w:val="both"/>
          </w:pPr>
        </w:pPrChange>
      </w:pPr>
      <w:del w:id="1922" w:author="Auditor Interno" w:date="2019-10-10T15:59:00Z">
        <w:r w:rsidRPr="006203B0" w:rsidDel="002320D0">
          <w:rPr>
            <w:rFonts w:ascii="Arial" w:hAnsi="Arial" w:cs="Arial"/>
            <w:bCs/>
            <w:sz w:val="22"/>
            <w:szCs w:val="22"/>
            <w:rPrChange w:id="1923" w:author="Auditor Interno" w:date="2019-10-10T16:21:00Z">
              <w:rPr>
                <w:rFonts w:ascii="Arial" w:hAnsi="Arial" w:cs="Arial"/>
                <w:bCs/>
              </w:rPr>
            </w:rPrChange>
          </w:rPr>
          <w:delText>A cuenta de sueldo.</w:delText>
        </w:r>
      </w:del>
    </w:p>
    <w:p w14:paraId="1EF8C88A" w14:textId="20C79E7C" w:rsidR="001A313D" w:rsidRPr="006203B0" w:rsidRDefault="001A313D">
      <w:pPr>
        <w:numPr>
          <w:ilvl w:val="0"/>
          <w:numId w:val="28"/>
        </w:numPr>
        <w:autoSpaceDE w:val="0"/>
        <w:autoSpaceDN w:val="0"/>
        <w:adjustRightInd w:val="0"/>
        <w:spacing w:before="60" w:after="60"/>
        <w:jc w:val="both"/>
        <w:rPr>
          <w:rFonts w:ascii="Arial" w:hAnsi="Arial" w:cs="Arial"/>
          <w:bCs/>
          <w:sz w:val="22"/>
          <w:szCs w:val="22"/>
          <w:rPrChange w:id="1924" w:author="Auditor Interno" w:date="2019-10-10T16:21:00Z">
            <w:rPr>
              <w:rFonts w:ascii="Arial" w:hAnsi="Arial" w:cs="Arial"/>
              <w:bCs/>
            </w:rPr>
          </w:rPrChange>
        </w:rPr>
        <w:pPrChange w:id="1925" w:author="Guadalupe Arana" w:date="2018-08-14T11:07:00Z">
          <w:pPr>
            <w:numPr>
              <w:numId w:val="13"/>
            </w:numPr>
            <w:tabs>
              <w:tab w:val="num" w:pos="720"/>
              <w:tab w:val="num" w:pos="1080"/>
            </w:tabs>
            <w:autoSpaceDE w:val="0"/>
            <w:autoSpaceDN w:val="0"/>
            <w:adjustRightInd w:val="0"/>
            <w:spacing w:before="60" w:after="60"/>
            <w:ind w:left="1074" w:hanging="357"/>
            <w:jc w:val="both"/>
          </w:pPr>
        </w:pPrChange>
      </w:pPr>
      <w:r w:rsidRPr="006203B0">
        <w:rPr>
          <w:rFonts w:ascii="Arial" w:hAnsi="Arial" w:cs="Arial"/>
          <w:bCs/>
          <w:sz w:val="22"/>
          <w:szCs w:val="22"/>
          <w:rPrChange w:id="1926" w:author="Auditor Interno" w:date="2019-10-10T16:21:00Z">
            <w:rPr>
              <w:rFonts w:ascii="Arial" w:hAnsi="Arial" w:cs="Arial"/>
              <w:bCs/>
            </w:rPr>
          </w:rPrChange>
        </w:rPr>
        <w:t xml:space="preserve">Para gastos que no justifiquen la salida de dinero, </w:t>
      </w:r>
      <w:ins w:id="1927" w:author="Auditor Interno" w:date="2019-01-02T15:01:00Z">
        <w:r w:rsidR="0021155F" w:rsidRPr="006203B0">
          <w:rPr>
            <w:rFonts w:ascii="Arial" w:hAnsi="Arial" w:cs="Arial"/>
            <w:bCs/>
            <w:sz w:val="22"/>
            <w:szCs w:val="22"/>
            <w:rPrChange w:id="1928" w:author="Auditor Interno" w:date="2019-10-10T16:21:00Z">
              <w:rPr>
                <w:rFonts w:ascii="Arial" w:hAnsi="Arial" w:cs="Arial"/>
                <w:bCs/>
              </w:rPr>
            </w:rPrChange>
          </w:rPr>
          <w:t>o</w:t>
        </w:r>
      </w:ins>
      <w:del w:id="1929" w:author="Auditor Interno" w:date="2019-01-02T15:01:00Z">
        <w:r w:rsidRPr="006203B0" w:rsidDel="0021155F">
          <w:rPr>
            <w:rFonts w:ascii="Arial" w:hAnsi="Arial" w:cs="Arial"/>
            <w:bCs/>
            <w:sz w:val="22"/>
            <w:szCs w:val="22"/>
            <w:rPrChange w:id="1930" w:author="Auditor Interno" w:date="2019-10-10T16:21:00Z">
              <w:rPr>
                <w:rFonts w:ascii="Arial" w:hAnsi="Arial" w:cs="Arial"/>
                <w:bCs/>
              </w:rPr>
            </w:rPrChange>
          </w:rPr>
          <w:delText>ó</w:delText>
        </w:r>
      </w:del>
      <w:r w:rsidRPr="006203B0">
        <w:rPr>
          <w:rFonts w:ascii="Arial" w:hAnsi="Arial" w:cs="Arial"/>
          <w:bCs/>
          <w:sz w:val="22"/>
          <w:szCs w:val="22"/>
          <w:rPrChange w:id="1931" w:author="Auditor Interno" w:date="2019-10-10T16:21:00Z">
            <w:rPr>
              <w:rFonts w:ascii="Arial" w:hAnsi="Arial" w:cs="Arial"/>
              <w:bCs/>
            </w:rPr>
          </w:rPrChange>
        </w:rPr>
        <w:t xml:space="preserve"> que sean de naturaleza análoga a los anteriores.</w:t>
      </w:r>
    </w:p>
    <w:p w14:paraId="49321BE4" w14:textId="41946E51" w:rsidR="001A313D" w:rsidRPr="006203B0" w:rsidRDefault="001A313D">
      <w:pPr>
        <w:numPr>
          <w:ilvl w:val="0"/>
          <w:numId w:val="28"/>
        </w:numPr>
        <w:autoSpaceDE w:val="0"/>
        <w:autoSpaceDN w:val="0"/>
        <w:adjustRightInd w:val="0"/>
        <w:spacing w:before="60" w:after="60"/>
        <w:jc w:val="both"/>
        <w:rPr>
          <w:rFonts w:ascii="Arial" w:hAnsi="Arial" w:cs="Arial"/>
          <w:bCs/>
          <w:sz w:val="22"/>
          <w:szCs w:val="22"/>
          <w:rPrChange w:id="1932" w:author="Auditor Interno" w:date="2019-10-10T16:21:00Z">
            <w:rPr>
              <w:rFonts w:ascii="Arial" w:hAnsi="Arial" w:cs="Arial"/>
              <w:bCs/>
            </w:rPr>
          </w:rPrChange>
        </w:rPr>
        <w:pPrChange w:id="1933" w:author="Guadalupe Arana" w:date="2018-08-14T11:07:00Z">
          <w:pPr>
            <w:numPr>
              <w:numId w:val="13"/>
            </w:numPr>
            <w:tabs>
              <w:tab w:val="num" w:pos="720"/>
              <w:tab w:val="num" w:pos="1080"/>
            </w:tabs>
            <w:autoSpaceDE w:val="0"/>
            <w:autoSpaceDN w:val="0"/>
            <w:adjustRightInd w:val="0"/>
            <w:spacing w:before="60" w:after="60"/>
            <w:ind w:left="1074" w:hanging="357"/>
            <w:jc w:val="both"/>
          </w:pPr>
        </w:pPrChange>
      </w:pPr>
      <w:r w:rsidRPr="006203B0">
        <w:rPr>
          <w:rFonts w:ascii="Arial" w:hAnsi="Arial" w:cs="Arial"/>
          <w:bCs/>
          <w:sz w:val="22"/>
          <w:szCs w:val="22"/>
          <w:rPrChange w:id="1934" w:author="Auditor Interno" w:date="2019-10-10T16:21:00Z">
            <w:rPr>
              <w:rFonts w:ascii="Arial" w:hAnsi="Arial" w:cs="Arial"/>
              <w:bCs/>
            </w:rPr>
          </w:rPrChange>
        </w:rPr>
        <w:t xml:space="preserve">Utilizar </w:t>
      </w:r>
      <w:ins w:id="1935" w:author="Guadalupe Arana" w:date="2018-08-14T11:08:00Z">
        <w:r w:rsidR="00DD73DB" w:rsidRPr="006203B0">
          <w:rPr>
            <w:rFonts w:ascii="Arial" w:hAnsi="Arial" w:cs="Arial"/>
            <w:bCs/>
            <w:sz w:val="22"/>
            <w:szCs w:val="22"/>
            <w:rPrChange w:id="1936" w:author="Auditor Interno" w:date="2019-10-10T16:21:00Z">
              <w:rPr>
                <w:rFonts w:ascii="Arial" w:hAnsi="Arial" w:cs="Arial"/>
                <w:bCs/>
              </w:rPr>
            </w:rPrChange>
          </w:rPr>
          <w:t>e</w:t>
        </w:r>
      </w:ins>
      <w:del w:id="1937" w:author="Guadalupe Arana" w:date="2018-08-14T11:08:00Z">
        <w:r w:rsidRPr="006203B0" w:rsidDel="00DD73DB">
          <w:rPr>
            <w:rFonts w:ascii="Arial" w:hAnsi="Arial" w:cs="Arial"/>
            <w:bCs/>
            <w:sz w:val="22"/>
            <w:szCs w:val="22"/>
            <w:rPrChange w:id="1938" w:author="Auditor Interno" w:date="2019-10-10T16:21:00Z">
              <w:rPr>
                <w:rFonts w:ascii="Arial" w:hAnsi="Arial" w:cs="Arial"/>
                <w:bCs/>
              </w:rPr>
            </w:rPrChange>
          </w:rPr>
          <w:delText>é</w:delText>
        </w:r>
      </w:del>
      <w:r w:rsidRPr="006203B0">
        <w:rPr>
          <w:rFonts w:ascii="Arial" w:hAnsi="Arial" w:cs="Arial"/>
          <w:bCs/>
          <w:sz w:val="22"/>
          <w:szCs w:val="22"/>
          <w:rPrChange w:id="1939" w:author="Auditor Interno" w:date="2019-10-10T16:21:00Z">
            <w:rPr>
              <w:rFonts w:ascii="Arial" w:hAnsi="Arial" w:cs="Arial"/>
              <w:bCs/>
            </w:rPr>
          </w:rPrChange>
        </w:rPr>
        <w:t>sta cuenta por iniciativa propia, sin la autorización por escrito del Gerente General.</w:t>
      </w:r>
    </w:p>
    <w:p w14:paraId="2264D7CA" w14:textId="77777777" w:rsidR="001A313D" w:rsidRPr="006203B0" w:rsidRDefault="001A313D">
      <w:pPr>
        <w:numPr>
          <w:ilvl w:val="0"/>
          <w:numId w:val="28"/>
        </w:numPr>
        <w:autoSpaceDE w:val="0"/>
        <w:autoSpaceDN w:val="0"/>
        <w:adjustRightInd w:val="0"/>
        <w:spacing w:before="60" w:after="60"/>
        <w:jc w:val="both"/>
        <w:rPr>
          <w:rFonts w:ascii="Arial" w:hAnsi="Arial" w:cs="Arial"/>
          <w:bCs/>
          <w:sz w:val="22"/>
          <w:szCs w:val="22"/>
          <w:rPrChange w:id="1940" w:author="Auditor Interno" w:date="2019-10-10T16:21:00Z">
            <w:rPr>
              <w:rFonts w:ascii="Arial" w:hAnsi="Arial" w:cs="Arial"/>
              <w:bCs/>
            </w:rPr>
          </w:rPrChange>
        </w:rPr>
        <w:pPrChange w:id="1941" w:author="Guadalupe Arana" w:date="2018-08-14T11:07:00Z">
          <w:pPr>
            <w:numPr>
              <w:numId w:val="13"/>
            </w:numPr>
            <w:tabs>
              <w:tab w:val="num" w:pos="720"/>
              <w:tab w:val="num" w:pos="1080"/>
            </w:tabs>
            <w:autoSpaceDE w:val="0"/>
            <w:autoSpaceDN w:val="0"/>
            <w:adjustRightInd w:val="0"/>
            <w:spacing w:before="60" w:after="60"/>
            <w:ind w:left="1074" w:hanging="357"/>
            <w:jc w:val="both"/>
          </w:pPr>
        </w:pPrChange>
      </w:pPr>
      <w:r w:rsidRPr="006203B0">
        <w:rPr>
          <w:rFonts w:ascii="Arial" w:hAnsi="Arial" w:cs="Arial"/>
          <w:bCs/>
          <w:sz w:val="22"/>
          <w:szCs w:val="22"/>
          <w:rPrChange w:id="1942" w:author="Auditor Interno" w:date="2019-10-10T16:21:00Z">
            <w:rPr>
              <w:rFonts w:ascii="Arial" w:hAnsi="Arial" w:cs="Arial"/>
              <w:bCs/>
            </w:rPr>
          </w:rPrChange>
        </w:rPr>
        <w:t>Aceptar comprobantes de gastos que no cumplan con los requisitos fiscales, salvo que se justifique por las características de la zona.</w:t>
      </w:r>
    </w:p>
    <w:p w14:paraId="11B731AF" w14:textId="4024DAE8" w:rsidR="001A313D" w:rsidRPr="006203B0" w:rsidRDefault="001A313D">
      <w:pPr>
        <w:numPr>
          <w:ilvl w:val="0"/>
          <w:numId w:val="28"/>
        </w:numPr>
        <w:autoSpaceDE w:val="0"/>
        <w:autoSpaceDN w:val="0"/>
        <w:adjustRightInd w:val="0"/>
        <w:spacing w:before="60" w:after="60"/>
        <w:jc w:val="both"/>
        <w:rPr>
          <w:ins w:id="1943" w:author="Auditor Interno" w:date="2019-01-02T14:22:00Z"/>
          <w:rFonts w:ascii="Arial" w:hAnsi="Arial" w:cs="Arial"/>
          <w:bCs/>
          <w:sz w:val="22"/>
          <w:szCs w:val="22"/>
          <w:rPrChange w:id="1944" w:author="Auditor Interno" w:date="2019-10-10T16:21:00Z">
            <w:rPr>
              <w:ins w:id="1945" w:author="Auditor Interno" w:date="2019-01-02T14:22:00Z"/>
              <w:rFonts w:ascii="Arial" w:hAnsi="Arial" w:cs="Arial"/>
              <w:bCs/>
            </w:rPr>
          </w:rPrChange>
        </w:rPr>
        <w:pPrChange w:id="1946" w:author="Guadalupe Arana" w:date="2018-08-14T11:07:00Z">
          <w:pPr>
            <w:numPr>
              <w:numId w:val="13"/>
            </w:numPr>
            <w:tabs>
              <w:tab w:val="num" w:pos="720"/>
              <w:tab w:val="num" w:pos="1080"/>
            </w:tabs>
            <w:autoSpaceDE w:val="0"/>
            <w:autoSpaceDN w:val="0"/>
            <w:adjustRightInd w:val="0"/>
            <w:spacing w:before="60" w:after="60"/>
            <w:ind w:left="1074" w:hanging="357"/>
            <w:jc w:val="both"/>
          </w:pPr>
        </w:pPrChange>
      </w:pPr>
      <w:del w:id="1947" w:author="Guadalupe Arana" w:date="2018-08-14T11:20:00Z">
        <w:r w:rsidRPr="006203B0" w:rsidDel="00A41D06">
          <w:rPr>
            <w:rFonts w:ascii="Arial" w:hAnsi="Arial" w:cs="Arial"/>
            <w:bCs/>
            <w:sz w:val="22"/>
            <w:szCs w:val="22"/>
            <w:rPrChange w:id="1948" w:author="Auditor Interno" w:date="2019-10-10T16:21:00Z">
              <w:rPr>
                <w:rFonts w:ascii="Arial" w:hAnsi="Arial" w:cs="Arial"/>
                <w:bCs/>
              </w:rPr>
            </w:rPrChange>
          </w:rPr>
          <w:delText>Proporcionar una nueva cantidad de gastos por comprobar</w:delText>
        </w:r>
      </w:del>
      <w:ins w:id="1949" w:author="Guadalupe Arana" w:date="2018-08-14T11:20:00Z">
        <w:r w:rsidR="00A41D06" w:rsidRPr="006203B0">
          <w:rPr>
            <w:rFonts w:ascii="Arial" w:hAnsi="Arial" w:cs="Arial"/>
            <w:bCs/>
            <w:sz w:val="22"/>
            <w:szCs w:val="22"/>
            <w:rPrChange w:id="1950" w:author="Auditor Interno" w:date="2019-10-10T16:21:00Z">
              <w:rPr>
                <w:rFonts w:ascii="Arial" w:hAnsi="Arial" w:cs="Arial"/>
                <w:bCs/>
              </w:rPr>
            </w:rPrChange>
          </w:rPr>
          <w:t>Asig</w:t>
        </w:r>
      </w:ins>
      <w:ins w:id="1951" w:author="Guadalupe Arana" w:date="2018-08-14T11:21:00Z">
        <w:r w:rsidR="00A41D06" w:rsidRPr="006203B0">
          <w:rPr>
            <w:rFonts w:ascii="Arial" w:hAnsi="Arial" w:cs="Arial"/>
            <w:bCs/>
            <w:sz w:val="22"/>
            <w:szCs w:val="22"/>
            <w:rPrChange w:id="1952" w:author="Auditor Interno" w:date="2019-10-10T16:21:00Z">
              <w:rPr>
                <w:rFonts w:ascii="Arial" w:hAnsi="Arial" w:cs="Arial"/>
                <w:bCs/>
              </w:rPr>
            </w:rPrChange>
          </w:rPr>
          <w:t>nar recursos al funcionario, empleado o directivo</w:t>
        </w:r>
      </w:ins>
      <w:r w:rsidRPr="006203B0">
        <w:rPr>
          <w:rFonts w:ascii="Arial" w:hAnsi="Arial" w:cs="Arial"/>
          <w:bCs/>
          <w:sz w:val="22"/>
          <w:szCs w:val="22"/>
          <w:rPrChange w:id="1953" w:author="Auditor Interno" w:date="2019-10-10T16:21:00Z">
            <w:rPr>
              <w:rFonts w:ascii="Arial" w:hAnsi="Arial" w:cs="Arial"/>
              <w:bCs/>
            </w:rPr>
          </w:rPrChange>
        </w:rPr>
        <w:t xml:space="preserve"> cuando exista un saldo pendiente por liquidar.</w:t>
      </w:r>
    </w:p>
    <w:p w14:paraId="4E9855D0" w14:textId="4598EE80" w:rsidR="00697089" w:rsidRPr="00ED584A" w:rsidRDefault="00697089">
      <w:pPr>
        <w:numPr>
          <w:ilvl w:val="0"/>
          <w:numId w:val="28"/>
        </w:numPr>
        <w:autoSpaceDE w:val="0"/>
        <w:autoSpaceDN w:val="0"/>
        <w:adjustRightInd w:val="0"/>
        <w:spacing w:before="60" w:after="60"/>
        <w:jc w:val="both"/>
        <w:rPr>
          <w:rFonts w:ascii="Arial" w:hAnsi="Arial" w:cs="Arial"/>
          <w:bCs/>
          <w:sz w:val="22"/>
          <w:szCs w:val="22"/>
          <w:rPrChange w:id="1954" w:author="Auditor Interno" w:date="2019-10-10T16:48:00Z">
            <w:rPr>
              <w:rFonts w:ascii="Arial" w:hAnsi="Arial" w:cs="Arial"/>
              <w:bCs/>
            </w:rPr>
          </w:rPrChange>
        </w:rPr>
        <w:pPrChange w:id="1955" w:author="Auditor Interno" w:date="2019-01-02T14:23:00Z">
          <w:pPr>
            <w:numPr>
              <w:numId w:val="13"/>
            </w:numPr>
            <w:tabs>
              <w:tab w:val="num" w:pos="720"/>
              <w:tab w:val="num" w:pos="1080"/>
            </w:tabs>
            <w:autoSpaceDE w:val="0"/>
            <w:autoSpaceDN w:val="0"/>
            <w:adjustRightInd w:val="0"/>
            <w:spacing w:before="60" w:after="60"/>
            <w:ind w:left="1074" w:hanging="357"/>
            <w:jc w:val="both"/>
          </w:pPr>
        </w:pPrChange>
      </w:pPr>
      <w:ins w:id="1956" w:author="Auditor Interno" w:date="2019-01-02T14:22:00Z">
        <w:r w:rsidRPr="006203B0">
          <w:rPr>
            <w:rFonts w:ascii="Arial" w:hAnsi="Arial" w:cs="Arial"/>
            <w:bCs/>
            <w:sz w:val="22"/>
            <w:szCs w:val="22"/>
            <w:rPrChange w:id="1957" w:author="Auditor Interno" w:date="2019-10-10T16:21:00Z">
              <w:rPr>
                <w:rFonts w:ascii="Tahoma" w:hAnsi="Tahoma" w:cs="Tahoma"/>
                <w:bCs/>
              </w:rPr>
            </w:rPrChange>
          </w:rPr>
          <w:t>Proporcionar una nueva cantidad de gastos por comprobar cuando exista un saldo pendiente por liquidar.</w:t>
        </w:r>
      </w:ins>
    </w:p>
    <w:p w14:paraId="3BF9BD1F" w14:textId="77777777" w:rsidR="00A34473" w:rsidRPr="000B7A6E" w:rsidRDefault="00A34473" w:rsidP="00F552C6">
      <w:pPr>
        <w:autoSpaceDE w:val="0"/>
        <w:autoSpaceDN w:val="0"/>
        <w:adjustRightInd w:val="0"/>
        <w:jc w:val="both"/>
        <w:rPr>
          <w:rFonts w:ascii="Arial" w:hAnsi="Arial" w:cs="Arial"/>
          <w:b/>
          <w:bCs/>
          <w:sz w:val="26"/>
          <w:szCs w:val="26"/>
          <w:rPrChange w:id="1958" w:author="Asus_Generico" w:date="2022-04-13T08:45:00Z">
            <w:rPr>
              <w:rFonts w:ascii="Tahoma" w:hAnsi="Tahoma" w:cs="Tahoma"/>
              <w:b/>
              <w:bCs/>
            </w:rPr>
          </w:rPrChange>
        </w:rPr>
      </w:pPr>
    </w:p>
    <w:p w14:paraId="76D93117" w14:textId="7A9C6CFF" w:rsidR="002B5DC6" w:rsidRPr="00EE2DA6" w:rsidRDefault="000D1276">
      <w:pPr>
        <w:pStyle w:val="Ttulo1"/>
        <w:rPr>
          <w:rFonts w:ascii="Arial" w:hAnsi="Arial" w:cs="Arial"/>
          <w:b/>
          <w:rPrChange w:id="1959" w:author="Auditor Interno" w:date="2019-10-10T16:38:00Z">
            <w:rPr>
              <w:rFonts w:ascii="Tahoma" w:hAnsi="Tahoma" w:cs="Tahoma"/>
              <w:b/>
              <w:bCs/>
            </w:rPr>
          </w:rPrChange>
        </w:rPr>
        <w:pPrChange w:id="1960" w:author="Auditor Interno" w:date="2019-10-10T16:38:00Z">
          <w:pPr>
            <w:numPr>
              <w:numId w:val="20"/>
            </w:numPr>
            <w:autoSpaceDE w:val="0"/>
            <w:autoSpaceDN w:val="0"/>
            <w:adjustRightInd w:val="0"/>
            <w:ind w:left="720" w:hanging="360"/>
            <w:jc w:val="both"/>
          </w:pPr>
        </w:pPrChange>
      </w:pPr>
      <w:bookmarkStart w:id="1961" w:name="_Toc21692631"/>
      <w:ins w:id="1962" w:author="Auditor Interno" w:date="2019-10-10T16:41:00Z">
        <w:r>
          <w:rPr>
            <w:rFonts w:ascii="Arial" w:hAnsi="Arial" w:cs="Arial"/>
            <w:b/>
            <w:color w:val="auto"/>
            <w:sz w:val="24"/>
          </w:rPr>
          <w:t>13.</w:t>
        </w:r>
      </w:ins>
      <w:ins w:id="1963" w:author="Asus_Generico" w:date="2022-04-13T08:24:00Z">
        <w:r w:rsidR="00916D87">
          <w:rPr>
            <w:rFonts w:ascii="Arial" w:hAnsi="Arial" w:cs="Arial"/>
            <w:b/>
            <w:color w:val="auto"/>
            <w:sz w:val="24"/>
          </w:rPr>
          <w:t xml:space="preserve"> </w:t>
        </w:r>
      </w:ins>
      <w:r w:rsidR="000A6C1E" w:rsidRPr="00EE2DA6">
        <w:rPr>
          <w:rFonts w:ascii="Arial" w:hAnsi="Arial" w:cs="Arial"/>
          <w:b/>
          <w:color w:val="auto"/>
          <w:sz w:val="24"/>
          <w:rPrChange w:id="1964" w:author="Auditor Interno" w:date="2019-10-10T16:38:00Z">
            <w:rPr>
              <w:rFonts w:ascii="Tahoma" w:hAnsi="Tahoma" w:cs="Tahoma"/>
              <w:b/>
              <w:bCs/>
            </w:rPr>
          </w:rPrChange>
        </w:rPr>
        <w:t>GENERALIDADES.</w:t>
      </w:r>
      <w:bookmarkEnd w:id="1961"/>
    </w:p>
    <w:p w14:paraId="053D2F9A" w14:textId="77777777" w:rsidR="000A6C1E" w:rsidRPr="006203B0" w:rsidRDefault="000A6C1E" w:rsidP="00F552C6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2"/>
          <w:szCs w:val="22"/>
          <w:rPrChange w:id="1965" w:author="Auditor Interno" w:date="2019-10-10T16:21:00Z">
            <w:rPr>
              <w:rFonts w:ascii="Tahoma" w:hAnsi="Tahoma" w:cs="Tahoma"/>
              <w:bCs/>
            </w:rPr>
          </w:rPrChange>
        </w:rPr>
      </w:pPr>
    </w:p>
    <w:p w14:paraId="1757DE52" w14:textId="77777777" w:rsidR="00425082" w:rsidRPr="006203B0" w:rsidRDefault="0000440A" w:rsidP="00D1768C">
      <w:pPr>
        <w:numPr>
          <w:ilvl w:val="0"/>
          <w:numId w:val="21"/>
        </w:numPr>
        <w:autoSpaceDE w:val="0"/>
        <w:autoSpaceDN w:val="0"/>
        <w:adjustRightInd w:val="0"/>
        <w:spacing w:before="60" w:after="60"/>
        <w:ind w:left="714" w:hanging="357"/>
        <w:jc w:val="both"/>
        <w:rPr>
          <w:rFonts w:ascii="Arial" w:hAnsi="Arial" w:cs="Arial"/>
          <w:bCs/>
          <w:sz w:val="22"/>
          <w:szCs w:val="22"/>
          <w:rPrChange w:id="1966" w:author="Auditor Interno" w:date="2019-10-10T16:21:00Z">
            <w:rPr>
              <w:rFonts w:ascii="Tahoma" w:hAnsi="Tahoma" w:cs="Tahoma"/>
              <w:bCs/>
            </w:rPr>
          </w:rPrChange>
        </w:rPr>
      </w:pPr>
      <w:r w:rsidRPr="006203B0">
        <w:rPr>
          <w:rFonts w:ascii="Arial" w:hAnsi="Arial" w:cs="Arial"/>
          <w:bCs/>
          <w:sz w:val="22"/>
          <w:szCs w:val="22"/>
          <w:rPrChange w:id="1967" w:author="Auditor Interno" w:date="2019-10-10T16:21:00Z">
            <w:rPr>
              <w:rFonts w:ascii="Tahoma" w:hAnsi="Tahoma" w:cs="Tahoma"/>
              <w:bCs/>
            </w:rPr>
          </w:rPrChange>
        </w:rPr>
        <w:t xml:space="preserve">Gastos de administración y promoción, los gastos que se requieren para el pago de los gastos de administración y promoción serán de acuerdo a las necesidades de administración que se requiera, </w:t>
      </w:r>
      <w:r w:rsidR="005E3D38" w:rsidRPr="006203B0">
        <w:rPr>
          <w:rFonts w:ascii="Arial" w:hAnsi="Arial" w:cs="Arial"/>
          <w:bCs/>
          <w:sz w:val="22"/>
          <w:szCs w:val="22"/>
          <w:rPrChange w:id="1968" w:author="Auditor Interno" w:date="2019-10-10T16:21:00Z">
            <w:rPr>
              <w:rFonts w:ascii="Tahoma" w:hAnsi="Tahoma" w:cs="Tahoma"/>
              <w:bCs/>
            </w:rPr>
          </w:rPrChange>
        </w:rPr>
        <w:t>de acuerdo al</w:t>
      </w:r>
      <w:r w:rsidRPr="006203B0">
        <w:rPr>
          <w:rFonts w:ascii="Arial" w:hAnsi="Arial" w:cs="Arial"/>
          <w:bCs/>
          <w:sz w:val="22"/>
          <w:szCs w:val="22"/>
          <w:rPrChange w:id="1969" w:author="Auditor Interno" w:date="2019-10-10T16:21:00Z">
            <w:rPr>
              <w:rFonts w:ascii="Tahoma" w:hAnsi="Tahoma" w:cs="Tahoma"/>
              <w:bCs/>
            </w:rPr>
          </w:rPrChange>
        </w:rPr>
        <w:t xml:space="preserve"> monto autorizado en el presupuesto.</w:t>
      </w:r>
    </w:p>
    <w:p w14:paraId="20F8AC2F" w14:textId="77777777" w:rsidR="005E3D38" w:rsidRPr="006203B0" w:rsidRDefault="000C55EE" w:rsidP="00D1768C">
      <w:pPr>
        <w:numPr>
          <w:ilvl w:val="0"/>
          <w:numId w:val="21"/>
        </w:numPr>
        <w:autoSpaceDE w:val="0"/>
        <w:autoSpaceDN w:val="0"/>
        <w:adjustRightInd w:val="0"/>
        <w:spacing w:before="60" w:after="60"/>
        <w:ind w:left="714" w:hanging="357"/>
        <w:jc w:val="both"/>
        <w:rPr>
          <w:rFonts w:ascii="Arial" w:hAnsi="Arial" w:cs="Arial"/>
          <w:bCs/>
          <w:sz w:val="22"/>
          <w:szCs w:val="22"/>
          <w:rPrChange w:id="1970" w:author="Auditor Interno" w:date="2019-10-10T16:21:00Z">
            <w:rPr>
              <w:rFonts w:ascii="Tahoma" w:hAnsi="Tahoma" w:cs="Tahoma"/>
              <w:bCs/>
            </w:rPr>
          </w:rPrChange>
        </w:rPr>
      </w:pPr>
      <w:r w:rsidRPr="006203B0">
        <w:rPr>
          <w:rFonts w:ascii="Arial" w:hAnsi="Arial" w:cs="Arial"/>
          <w:bCs/>
          <w:sz w:val="22"/>
          <w:szCs w:val="22"/>
          <w:rPrChange w:id="1971" w:author="Auditor Interno" w:date="2019-10-10T16:21:00Z">
            <w:rPr>
              <w:rFonts w:ascii="Tahoma" w:hAnsi="Tahoma" w:cs="Tahoma"/>
              <w:bCs/>
            </w:rPr>
          </w:rPrChange>
        </w:rPr>
        <w:t>L</w:t>
      </w:r>
      <w:r w:rsidR="006253DE" w:rsidRPr="006203B0">
        <w:rPr>
          <w:rFonts w:ascii="Arial" w:hAnsi="Arial" w:cs="Arial"/>
          <w:bCs/>
          <w:sz w:val="22"/>
          <w:szCs w:val="22"/>
          <w:rPrChange w:id="1972" w:author="Auditor Interno" w:date="2019-10-10T16:21:00Z">
            <w:rPr>
              <w:rFonts w:ascii="Tahoma" w:hAnsi="Tahoma" w:cs="Tahoma"/>
              <w:bCs/>
            </w:rPr>
          </w:rPrChange>
        </w:rPr>
        <w:t>a adquisición del mobiliario y equipo de oficina, será de acuerdo al presupuesto que se presente y</w:t>
      </w:r>
      <w:r w:rsidR="00EF2951" w:rsidRPr="006203B0">
        <w:rPr>
          <w:rFonts w:ascii="Arial" w:hAnsi="Arial" w:cs="Arial"/>
          <w:bCs/>
          <w:sz w:val="22"/>
          <w:szCs w:val="22"/>
          <w:rPrChange w:id="1973" w:author="Auditor Interno" w:date="2019-10-10T16:21:00Z">
            <w:rPr>
              <w:rFonts w:ascii="Tahoma" w:hAnsi="Tahoma" w:cs="Tahoma"/>
              <w:bCs/>
            </w:rPr>
          </w:rPrChange>
        </w:rPr>
        <w:t xml:space="preserve"> en su caso autorice el consejo de </w:t>
      </w:r>
      <w:r w:rsidR="00B11431" w:rsidRPr="006203B0">
        <w:rPr>
          <w:rFonts w:ascii="Arial" w:hAnsi="Arial" w:cs="Arial"/>
          <w:bCs/>
          <w:sz w:val="22"/>
          <w:szCs w:val="22"/>
          <w:rPrChange w:id="1974" w:author="Auditor Interno" w:date="2019-10-10T16:21:00Z">
            <w:rPr>
              <w:rFonts w:ascii="Tahoma" w:hAnsi="Tahoma" w:cs="Tahoma"/>
              <w:bCs/>
            </w:rPr>
          </w:rPrChange>
        </w:rPr>
        <w:t>administración</w:t>
      </w:r>
      <w:r w:rsidR="006253DE" w:rsidRPr="006203B0">
        <w:rPr>
          <w:rFonts w:ascii="Arial" w:hAnsi="Arial" w:cs="Arial"/>
          <w:bCs/>
          <w:sz w:val="22"/>
          <w:szCs w:val="22"/>
          <w:rPrChange w:id="1975" w:author="Auditor Interno" w:date="2019-10-10T16:21:00Z">
            <w:rPr>
              <w:rFonts w:ascii="Tahoma" w:hAnsi="Tahoma" w:cs="Tahoma"/>
              <w:bCs/>
            </w:rPr>
          </w:rPrChange>
        </w:rPr>
        <w:t xml:space="preserve">. </w:t>
      </w:r>
      <w:r w:rsidR="005E3D38" w:rsidRPr="006203B0">
        <w:rPr>
          <w:rFonts w:ascii="Arial" w:hAnsi="Arial" w:cs="Arial"/>
          <w:bCs/>
          <w:sz w:val="22"/>
          <w:szCs w:val="22"/>
          <w:rPrChange w:id="1976" w:author="Auditor Interno" w:date="2019-10-10T16:21:00Z">
            <w:rPr>
              <w:rFonts w:ascii="Tahoma" w:hAnsi="Tahoma" w:cs="Tahoma"/>
              <w:bCs/>
            </w:rPr>
          </w:rPrChange>
        </w:rPr>
        <w:t>De acuerdo al monto autorizado en el presupuesto.</w:t>
      </w:r>
    </w:p>
    <w:p w14:paraId="7EF249FB" w14:textId="3BB66E03" w:rsidR="006253DE" w:rsidRPr="006203B0" w:rsidRDefault="000C55EE" w:rsidP="00D1768C">
      <w:pPr>
        <w:numPr>
          <w:ilvl w:val="0"/>
          <w:numId w:val="21"/>
        </w:numPr>
        <w:autoSpaceDE w:val="0"/>
        <w:autoSpaceDN w:val="0"/>
        <w:adjustRightInd w:val="0"/>
        <w:spacing w:before="60" w:after="60"/>
        <w:ind w:left="714" w:hanging="357"/>
        <w:jc w:val="both"/>
        <w:rPr>
          <w:rFonts w:ascii="Arial" w:hAnsi="Arial" w:cs="Arial"/>
          <w:bCs/>
          <w:sz w:val="22"/>
          <w:szCs w:val="22"/>
          <w:rPrChange w:id="1977" w:author="Auditor Interno" w:date="2019-10-10T16:21:00Z">
            <w:rPr>
              <w:rFonts w:ascii="Tahoma" w:hAnsi="Tahoma" w:cs="Tahoma"/>
              <w:bCs/>
            </w:rPr>
          </w:rPrChange>
        </w:rPr>
      </w:pPr>
      <w:r w:rsidRPr="006203B0">
        <w:rPr>
          <w:rFonts w:ascii="Arial" w:hAnsi="Arial" w:cs="Arial"/>
          <w:bCs/>
          <w:sz w:val="22"/>
          <w:szCs w:val="22"/>
          <w:rPrChange w:id="1978" w:author="Auditor Interno" w:date="2019-10-10T16:21:00Z">
            <w:rPr>
              <w:rFonts w:ascii="Tahoma" w:hAnsi="Tahoma" w:cs="Tahoma"/>
              <w:bCs/>
            </w:rPr>
          </w:rPrChange>
        </w:rPr>
        <w:t>E</w:t>
      </w:r>
      <w:r w:rsidR="006253DE" w:rsidRPr="006203B0">
        <w:rPr>
          <w:rFonts w:ascii="Arial" w:hAnsi="Arial" w:cs="Arial"/>
          <w:bCs/>
          <w:sz w:val="22"/>
          <w:szCs w:val="22"/>
          <w:rPrChange w:id="1979" w:author="Auditor Interno" w:date="2019-10-10T16:21:00Z">
            <w:rPr>
              <w:rFonts w:ascii="Tahoma" w:hAnsi="Tahoma" w:cs="Tahoma"/>
              <w:bCs/>
            </w:rPr>
          </w:rPrChange>
        </w:rPr>
        <w:t>quipo de cómputo, será de acuerdo al presupuesto que se prese</w:t>
      </w:r>
      <w:r w:rsidR="00EF2951" w:rsidRPr="006203B0">
        <w:rPr>
          <w:rFonts w:ascii="Arial" w:hAnsi="Arial" w:cs="Arial"/>
          <w:bCs/>
          <w:sz w:val="22"/>
          <w:szCs w:val="22"/>
          <w:rPrChange w:id="1980" w:author="Auditor Interno" w:date="2019-10-10T16:21:00Z">
            <w:rPr>
              <w:rFonts w:ascii="Tahoma" w:hAnsi="Tahoma" w:cs="Tahoma"/>
              <w:bCs/>
            </w:rPr>
          </w:rPrChange>
        </w:rPr>
        <w:t>nte</w:t>
      </w:r>
      <w:r w:rsidR="006253DE" w:rsidRPr="006203B0">
        <w:rPr>
          <w:rFonts w:ascii="Arial" w:hAnsi="Arial" w:cs="Arial"/>
          <w:bCs/>
          <w:sz w:val="22"/>
          <w:szCs w:val="22"/>
          <w:rPrChange w:id="1981" w:author="Auditor Interno" w:date="2019-10-10T16:21:00Z">
            <w:rPr>
              <w:rFonts w:ascii="Tahoma" w:hAnsi="Tahoma" w:cs="Tahoma"/>
              <w:bCs/>
            </w:rPr>
          </w:rPrChange>
        </w:rPr>
        <w:t xml:space="preserve"> </w:t>
      </w:r>
      <w:ins w:id="1982" w:author="Auditor Interno" w:date="2019-01-02T15:04:00Z">
        <w:r w:rsidR="0021155F" w:rsidRPr="006203B0">
          <w:rPr>
            <w:rFonts w:ascii="Arial" w:hAnsi="Arial" w:cs="Arial"/>
            <w:bCs/>
            <w:sz w:val="22"/>
            <w:szCs w:val="22"/>
            <w:rPrChange w:id="1983" w:author="Auditor Interno" w:date="2019-10-10T16:21:00Z">
              <w:rPr>
                <w:rFonts w:ascii="Tahoma" w:hAnsi="Tahoma" w:cs="Tahoma"/>
                <w:bCs/>
              </w:rPr>
            </w:rPrChange>
          </w:rPr>
          <w:t>s</w:t>
        </w:r>
      </w:ins>
      <w:del w:id="1984" w:author="Auditor Interno" w:date="2019-01-02T15:04:00Z">
        <w:r w:rsidR="006253DE" w:rsidRPr="006203B0" w:rsidDel="0021155F">
          <w:rPr>
            <w:rFonts w:ascii="Arial" w:hAnsi="Arial" w:cs="Arial"/>
            <w:bCs/>
            <w:sz w:val="22"/>
            <w:szCs w:val="22"/>
            <w:rPrChange w:id="1985" w:author="Auditor Interno" w:date="2019-10-10T16:21:00Z">
              <w:rPr>
                <w:rFonts w:ascii="Tahoma" w:hAnsi="Tahoma" w:cs="Tahoma"/>
                <w:bCs/>
              </w:rPr>
            </w:rPrChange>
          </w:rPr>
          <w:delText>S</w:delText>
        </w:r>
      </w:del>
      <w:r w:rsidR="006253DE" w:rsidRPr="006203B0">
        <w:rPr>
          <w:rFonts w:ascii="Arial" w:hAnsi="Arial" w:cs="Arial"/>
          <w:bCs/>
          <w:sz w:val="22"/>
          <w:szCs w:val="22"/>
          <w:rPrChange w:id="1986" w:author="Auditor Interno" w:date="2019-10-10T16:21:00Z">
            <w:rPr>
              <w:rFonts w:ascii="Tahoma" w:hAnsi="Tahoma" w:cs="Tahoma"/>
              <w:bCs/>
            </w:rPr>
          </w:rPrChange>
        </w:rPr>
        <w:t>in exceder del monto establecido. O en su caso por autorización del consejo de administración y vigilancia.</w:t>
      </w:r>
    </w:p>
    <w:p w14:paraId="300D2A41" w14:textId="77777777" w:rsidR="006253DE" w:rsidRPr="006203B0" w:rsidRDefault="000C55EE" w:rsidP="00D1768C">
      <w:pPr>
        <w:numPr>
          <w:ilvl w:val="0"/>
          <w:numId w:val="21"/>
        </w:numPr>
        <w:autoSpaceDE w:val="0"/>
        <w:autoSpaceDN w:val="0"/>
        <w:adjustRightInd w:val="0"/>
        <w:spacing w:before="60" w:after="60"/>
        <w:ind w:left="714" w:hanging="357"/>
        <w:jc w:val="both"/>
        <w:rPr>
          <w:rFonts w:ascii="Arial" w:hAnsi="Arial" w:cs="Arial"/>
          <w:bCs/>
          <w:sz w:val="22"/>
          <w:szCs w:val="22"/>
          <w:rPrChange w:id="1987" w:author="Auditor Interno" w:date="2019-10-10T16:21:00Z">
            <w:rPr>
              <w:rFonts w:ascii="Tahoma" w:hAnsi="Tahoma" w:cs="Tahoma"/>
              <w:bCs/>
            </w:rPr>
          </w:rPrChange>
        </w:rPr>
      </w:pPr>
      <w:r w:rsidRPr="006203B0">
        <w:rPr>
          <w:rFonts w:ascii="Arial" w:hAnsi="Arial" w:cs="Arial"/>
          <w:bCs/>
          <w:sz w:val="22"/>
          <w:szCs w:val="22"/>
          <w:rPrChange w:id="1988" w:author="Auditor Interno" w:date="2019-10-10T16:21:00Z">
            <w:rPr>
              <w:rFonts w:ascii="Tahoma" w:hAnsi="Tahoma" w:cs="Tahoma"/>
              <w:bCs/>
            </w:rPr>
          </w:rPrChange>
        </w:rPr>
        <w:t>A</w:t>
      </w:r>
      <w:r w:rsidR="006253DE" w:rsidRPr="006203B0">
        <w:rPr>
          <w:rFonts w:ascii="Arial" w:hAnsi="Arial" w:cs="Arial"/>
          <w:bCs/>
          <w:sz w:val="22"/>
          <w:szCs w:val="22"/>
          <w:rPrChange w:id="1989" w:author="Auditor Interno" w:date="2019-10-10T16:21:00Z">
            <w:rPr>
              <w:rFonts w:ascii="Tahoma" w:hAnsi="Tahoma" w:cs="Tahoma"/>
              <w:bCs/>
            </w:rPr>
          </w:rPrChange>
        </w:rPr>
        <w:t xml:space="preserve">dquisición de bienes </w:t>
      </w:r>
      <w:r w:rsidR="005E3D38" w:rsidRPr="006203B0">
        <w:rPr>
          <w:rFonts w:ascii="Arial" w:hAnsi="Arial" w:cs="Arial"/>
          <w:bCs/>
          <w:sz w:val="22"/>
          <w:szCs w:val="22"/>
          <w:rPrChange w:id="1990" w:author="Auditor Interno" w:date="2019-10-10T16:21:00Z">
            <w:rPr>
              <w:rFonts w:ascii="Tahoma" w:hAnsi="Tahoma" w:cs="Tahoma"/>
              <w:bCs/>
            </w:rPr>
          </w:rPrChange>
        </w:rPr>
        <w:t>in</w:t>
      </w:r>
      <w:r w:rsidR="006253DE" w:rsidRPr="006203B0">
        <w:rPr>
          <w:rFonts w:ascii="Arial" w:hAnsi="Arial" w:cs="Arial"/>
          <w:bCs/>
          <w:sz w:val="22"/>
          <w:szCs w:val="22"/>
          <w:rPrChange w:id="1991" w:author="Auditor Interno" w:date="2019-10-10T16:21:00Z">
            <w:rPr>
              <w:rFonts w:ascii="Tahoma" w:hAnsi="Tahoma" w:cs="Tahoma"/>
              <w:bCs/>
            </w:rPr>
          </w:rPrChange>
        </w:rPr>
        <w:t xml:space="preserve">muebles, será de acuerdo al presupuesto que se presente y en su caso autorice la asamblea general de socios. </w:t>
      </w:r>
    </w:p>
    <w:p w14:paraId="041AD410" w14:textId="77777777" w:rsidR="006253DE" w:rsidRPr="006203B0" w:rsidRDefault="000C55EE" w:rsidP="00D1768C">
      <w:pPr>
        <w:numPr>
          <w:ilvl w:val="0"/>
          <w:numId w:val="21"/>
        </w:numPr>
        <w:autoSpaceDE w:val="0"/>
        <w:autoSpaceDN w:val="0"/>
        <w:adjustRightInd w:val="0"/>
        <w:spacing w:before="60" w:after="60"/>
        <w:ind w:left="714" w:hanging="357"/>
        <w:jc w:val="both"/>
        <w:rPr>
          <w:rFonts w:ascii="Arial" w:hAnsi="Arial" w:cs="Arial"/>
          <w:bCs/>
          <w:sz w:val="22"/>
          <w:szCs w:val="22"/>
          <w:rPrChange w:id="1992" w:author="Auditor Interno" w:date="2019-10-10T16:21:00Z">
            <w:rPr>
              <w:rFonts w:ascii="Tahoma" w:hAnsi="Tahoma" w:cs="Tahoma"/>
              <w:bCs/>
            </w:rPr>
          </w:rPrChange>
        </w:rPr>
      </w:pPr>
      <w:r w:rsidRPr="006203B0">
        <w:rPr>
          <w:rFonts w:ascii="Arial" w:hAnsi="Arial" w:cs="Arial"/>
          <w:bCs/>
          <w:sz w:val="22"/>
          <w:szCs w:val="22"/>
          <w:rPrChange w:id="1993" w:author="Auditor Interno" w:date="2019-10-10T16:21:00Z">
            <w:rPr>
              <w:rFonts w:ascii="Tahoma" w:hAnsi="Tahoma" w:cs="Tahoma"/>
              <w:bCs/>
            </w:rPr>
          </w:rPrChange>
        </w:rPr>
        <w:t>A</w:t>
      </w:r>
      <w:r w:rsidR="006253DE" w:rsidRPr="006203B0">
        <w:rPr>
          <w:rFonts w:ascii="Arial" w:hAnsi="Arial" w:cs="Arial"/>
          <w:bCs/>
          <w:sz w:val="22"/>
          <w:szCs w:val="22"/>
          <w:rPrChange w:id="1994" w:author="Auditor Interno" w:date="2019-10-10T16:21:00Z">
            <w:rPr>
              <w:rFonts w:ascii="Tahoma" w:hAnsi="Tahoma" w:cs="Tahoma"/>
              <w:bCs/>
            </w:rPr>
          </w:rPrChange>
        </w:rPr>
        <w:t xml:space="preserve">dquisición de equipo de transporte, será de acuerdo al presupuesto que se presente y en su caso autorice la asamblea general de socios. </w:t>
      </w:r>
    </w:p>
    <w:p w14:paraId="14461220" w14:textId="33ED5608" w:rsidR="00251229" w:rsidRPr="000735B0" w:rsidDel="006E23C2" w:rsidRDefault="00251229" w:rsidP="00D1768C">
      <w:pPr>
        <w:numPr>
          <w:ilvl w:val="0"/>
          <w:numId w:val="21"/>
        </w:numPr>
        <w:autoSpaceDE w:val="0"/>
        <w:autoSpaceDN w:val="0"/>
        <w:adjustRightInd w:val="0"/>
        <w:spacing w:before="60" w:after="60"/>
        <w:ind w:left="714" w:hanging="357"/>
        <w:jc w:val="both"/>
        <w:rPr>
          <w:del w:id="1995" w:author="Yadi M." w:date="2023-01-18T16:33:00Z"/>
          <w:rFonts w:ascii="Arial" w:hAnsi="Arial" w:cs="Arial"/>
          <w:bCs/>
          <w:sz w:val="22"/>
          <w:szCs w:val="22"/>
          <w:highlight w:val="red"/>
          <w:rPrChange w:id="1996" w:author="Gerencia" w:date="2022-12-27T10:38:00Z">
            <w:rPr>
              <w:del w:id="1997" w:author="Yadi M." w:date="2023-01-18T16:33:00Z"/>
              <w:rFonts w:ascii="Tahoma" w:hAnsi="Tahoma" w:cs="Tahoma"/>
              <w:bCs/>
            </w:rPr>
          </w:rPrChange>
        </w:rPr>
      </w:pPr>
      <w:del w:id="1998" w:author="Yadi M." w:date="2023-01-18T16:33:00Z">
        <w:r w:rsidRPr="000735B0" w:rsidDel="006E23C2">
          <w:rPr>
            <w:rFonts w:ascii="Arial" w:hAnsi="Arial" w:cs="Arial"/>
            <w:bCs/>
            <w:sz w:val="22"/>
            <w:szCs w:val="22"/>
            <w:highlight w:val="red"/>
            <w:rPrChange w:id="1999" w:author="Gerencia" w:date="2022-12-27T10:38:00Z">
              <w:rPr>
                <w:rFonts w:ascii="Tahoma" w:hAnsi="Tahoma" w:cs="Tahoma"/>
                <w:bCs/>
              </w:rPr>
            </w:rPrChange>
          </w:rPr>
          <w:lastRenderedPageBreak/>
          <w:delText xml:space="preserve">Los gastos por </w:delText>
        </w:r>
        <w:r w:rsidR="001A313D" w:rsidRPr="000735B0" w:rsidDel="006E23C2">
          <w:rPr>
            <w:rFonts w:ascii="Arial" w:hAnsi="Arial" w:cs="Arial"/>
            <w:bCs/>
            <w:sz w:val="22"/>
            <w:szCs w:val="22"/>
            <w:highlight w:val="red"/>
            <w:rPrChange w:id="2000" w:author="Gerencia" w:date="2022-12-27T10:38:00Z">
              <w:rPr>
                <w:rFonts w:ascii="Tahoma" w:hAnsi="Tahoma" w:cs="Tahoma"/>
                <w:bCs/>
              </w:rPr>
            </w:rPrChange>
          </w:rPr>
          <w:delText>viáticos</w:delText>
        </w:r>
        <w:r w:rsidRPr="000735B0" w:rsidDel="006E23C2">
          <w:rPr>
            <w:rFonts w:ascii="Arial" w:hAnsi="Arial" w:cs="Arial"/>
            <w:bCs/>
            <w:sz w:val="22"/>
            <w:szCs w:val="22"/>
            <w:highlight w:val="red"/>
            <w:rPrChange w:id="2001" w:author="Gerencia" w:date="2022-12-27T10:38:00Z">
              <w:rPr>
                <w:rFonts w:ascii="Tahoma" w:hAnsi="Tahoma" w:cs="Tahoma"/>
                <w:bCs/>
              </w:rPr>
            </w:rPrChange>
          </w:rPr>
          <w:delText xml:space="preserve"> se tendrán que contabilizar una vez hayan sido autorizados por la persona responsable.</w:delText>
        </w:r>
      </w:del>
    </w:p>
    <w:p w14:paraId="5F3224D3" w14:textId="77777777" w:rsidR="00A34473" w:rsidRPr="006203B0" w:rsidDel="007400B8" w:rsidRDefault="00251229">
      <w:pPr>
        <w:numPr>
          <w:ilvl w:val="0"/>
          <w:numId w:val="21"/>
        </w:numPr>
        <w:autoSpaceDE w:val="0"/>
        <w:autoSpaceDN w:val="0"/>
        <w:adjustRightInd w:val="0"/>
        <w:spacing w:before="60" w:after="60"/>
        <w:ind w:left="714" w:hanging="357"/>
        <w:jc w:val="both"/>
        <w:rPr>
          <w:del w:id="2002" w:author="Auditor Interno" w:date="2019-01-02T15:05:00Z"/>
          <w:rFonts w:ascii="Arial" w:hAnsi="Arial" w:cs="Arial"/>
          <w:bCs/>
          <w:sz w:val="22"/>
          <w:szCs w:val="22"/>
          <w:rPrChange w:id="2003" w:author="Auditor Interno" w:date="2019-10-10T16:21:00Z">
            <w:rPr>
              <w:del w:id="2004" w:author="Auditor Interno" w:date="2019-01-02T15:05:00Z"/>
              <w:rFonts w:ascii="Tahoma" w:hAnsi="Tahoma" w:cs="Tahoma"/>
              <w:bCs/>
            </w:rPr>
          </w:rPrChange>
        </w:rPr>
        <w:pPrChange w:id="2005" w:author="Auditor Interno" w:date="2019-01-02T15:05:00Z">
          <w:pPr>
            <w:autoSpaceDE w:val="0"/>
            <w:autoSpaceDN w:val="0"/>
            <w:adjustRightInd w:val="0"/>
            <w:spacing w:before="60" w:after="60"/>
            <w:ind w:left="709" w:hanging="709"/>
            <w:jc w:val="both"/>
          </w:pPr>
        </w:pPrChange>
      </w:pPr>
      <w:r w:rsidRPr="006203B0">
        <w:rPr>
          <w:rFonts w:ascii="Arial" w:hAnsi="Arial" w:cs="Arial"/>
          <w:bCs/>
          <w:sz w:val="22"/>
          <w:szCs w:val="22"/>
          <w:rPrChange w:id="2006" w:author="Auditor Interno" w:date="2019-10-10T16:21:00Z">
            <w:rPr>
              <w:rFonts w:ascii="Tahoma" w:hAnsi="Tahoma" w:cs="Tahoma"/>
              <w:bCs/>
            </w:rPr>
          </w:rPrChange>
        </w:rPr>
        <w:t xml:space="preserve">El Contador General será la responsable de revisar los gastos por </w:t>
      </w:r>
      <w:r w:rsidR="001A313D" w:rsidRPr="006203B0">
        <w:rPr>
          <w:rFonts w:ascii="Arial" w:hAnsi="Arial" w:cs="Arial"/>
          <w:bCs/>
          <w:sz w:val="22"/>
          <w:szCs w:val="22"/>
          <w:rPrChange w:id="2007" w:author="Auditor Interno" w:date="2019-10-10T16:21:00Z">
            <w:rPr>
              <w:rFonts w:ascii="Tahoma" w:hAnsi="Tahoma" w:cs="Tahoma"/>
              <w:bCs/>
            </w:rPr>
          </w:rPrChange>
        </w:rPr>
        <w:t>viáticos</w:t>
      </w:r>
      <w:r w:rsidRPr="006203B0">
        <w:rPr>
          <w:rFonts w:ascii="Arial" w:hAnsi="Arial" w:cs="Arial"/>
          <w:bCs/>
          <w:sz w:val="22"/>
          <w:szCs w:val="22"/>
          <w:rPrChange w:id="2008" w:author="Auditor Interno" w:date="2019-10-10T16:21:00Z">
            <w:rPr>
              <w:rFonts w:ascii="Tahoma" w:hAnsi="Tahoma" w:cs="Tahoma"/>
              <w:bCs/>
            </w:rPr>
          </w:rPrChange>
        </w:rPr>
        <w:t>, el cual deberán contener dicha autorización.</w:t>
      </w:r>
    </w:p>
    <w:p w14:paraId="3F1349D0" w14:textId="77777777" w:rsidR="007400B8" w:rsidRPr="006203B0" w:rsidRDefault="007400B8">
      <w:pPr>
        <w:autoSpaceDE w:val="0"/>
        <w:autoSpaceDN w:val="0"/>
        <w:adjustRightInd w:val="0"/>
        <w:spacing w:before="60" w:after="60"/>
        <w:ind w:left="714"/>
        <w:jc w:val="both"/>
        <w:rPr>
          <w:ins w:id="2009" w:author="Auditor Interno" w:date="2019-01-02T15:32:00Z"/>
          <w:rFonts w:ascii="Arial" w:hAnsi="Arial" w:cs="Arial"/>
          <w:bCs/>
          <w:sz w:val="22"/>
          <w:szCs w:val="22"/>
          <w:rPrChange w:id="2010" w:author="Auditor Interno" w:date="2019-10-10T16:21:00Z">
            <w:rPr>
              <w:ins w:id="2011" w:author="Auditor Interno" w:date="2019-01-02T15:32:00Z"/>
              <w:rFonts w:ascii="Tahoma" w:hAnsi="Tahoma" w:cs="Tahoma"/>
              <w:bCs/>
            </w:rPr>
          </w:rPrChange>
        </w:rPr>
        <w:pPrChange w:id="2012" w:author="Auditor Interno" w:date="2019-01-02T15:32:00Z">
          <w:pPr>
            <w:numPr>
              <w:numId w:val="21"/>
            </w:numPr>
            <w:autoSpaceDE w:val="0"/>
            <w:autoSpaceDN w:val="0"/>
            <w:adjustRightInd w:val="0"/>
            <w:spacing w:before="60" w:after="60"/>
            <w:ind w:left="714" w:hanging="357"/>
            <w:jc w:val="both"/>
          </w:pPr>
        </w:pPrChange>
      </w:pPr>
    </w:p>
    <w:p w14:paraId="21BB8C45" w14:textId="77777777" w:rsidR="006253DE" w:rsidRPr="006203B0" w:rsidDel="00745097" w:rsidRDefault="006253DE">
      <w:pPr>
        <w:autoSpaceDE w:val="0"/>
        <w:autoSpaceDN w:val="0"/>
        <w:adjustRightInd w:val="0"/>
        <w:ind w:left="714"/>
        <w:jc w:val="both"/>
        <w:rPr>
          <w:del w:id="2013" w:author="Auditor Interno" w:date="2019-01-02T13:31:00Z"/>
          <w:rFonts w:ascii="Arial" w:hAnsi="Arial" w:cs="Arial"/>
          <w:bCs/>
          <w:sz w:val="22"/>
          <w:szCs w:val="22"/>
          <w:rPrChange w:id="2014" w:author="Auditor Interno" w:date="2019-10-10T16:21:00Z">
            <w:rPr>
              <w:del w:id="2015" w:author="Auditor Interno" w:date="2019-01-02T13:31:00Z"/>
              <w:rFonts w:ascii="Tahoma" w:hAnsi="Tahoma" w:cs="Tahoma"/>
              <w:bCs/>
            </w:rPr>
          </w:rPrChange>
        </w:rPr>
        <w:pPrChange w:id="2016" w:author="Auditor Interno" w:date="2019-01-02T15:32:00Z">
          <w:pPr>
            <w:autoSpaceDE w:val="0"/>
            <w:autoSpaceDN w:val="0"/>
            <w:adjustRightInd w:val="0"/>
            <w:jc w:val="both"/>
          </w:pPr>
        </w:pPrChange>
      </w:pPr>
    </w:p>
    <w:p w14:paraId="3300EFD6" w14:textId="5AF87BD9" w:rsidR="00F4686B" w:rsidDel="006E23C2" w:rsidRDefault="000B7A6E">
      <w:pPr>
        <w:tabs>
          <w:tab w:val="left" w:pos="1170"/>
        </w:tabs>
        <w:autoSpaceDE w:val="0"/>
        <w:autoSpaceDN w:val="0"/>
        <w:adjustRightInd w:val="0"/>
        <w:spacing w:before="60" w:after="60"/>
        <w:ind w:left="714"/>
        <w:jc w:val="both"/>
        <w:rPr>
          <w:ins w:id="2017" w:author="Gerencia" w:date="2022-12-27T10:39:00Z"/>
          <w:del w:id="2018" w:author="Yadi M." w:date="2023-01-18T16:33:00Z"/>
          <w:rFonts w:ascii="Arial" w:hAnsi="Arial" w:cs="Arial"/>
          <w:sz w:val="26"/>
          <w:szCs w:val="26"/>
        </w:rPr>
      </w:pPr>
      <w:ins w:id="2019" w:author="Asus_Generico" w:date="2022-04-13T08:45:00Z">
        <w:r w:rsidRPr="000B7A6E">
          <w:rPr>
            <w:rFonts w:ascii="Arial" w:hAnsi="Arial" w:cs="Arial"/>
            <w:sz w:val="26"/>
            <w:szCs w:val="26"/>
            <w:rPrChange w:id="2020" w:author="Asus_Generico" w:date="2022-04-13T08:45:00Z">
              <w:rPr>
                <w:rFonts w:ascii="Arial" w:hAnsi="Arial" w:cs="Arial"/>
                <w:sz w:val="22"/>
                <w:szCs w:val="22"/>
              </w:rPr>
            </w:rPrChange>
          </w:rPr>
          <w:tab/>
        </w:r>
      </w:ins>
    </w:p>
    <w:p w14:paraId="09B40BCD" w14:textId="519E6C57" w:rsidR="000735B0" w:rsidDel="006E23C2" w:rsidRDefault="000735B0">
      <w:pPr>
        <w:tabs>
          <w:tab w:val="left" w:pos="1170"/>
        </w:tabs>
        <w:autoSpaceDE w:val="0"/>
        <w:autoSpaceDN w:val="0"/>
        <w:adjustRightInd w:val="0"/>
        <w:spacing w:before="60" w:after="60"/>
        <w:ind w:left="714"/>
        <w:jc w:val="both"/>
        <w:rPr>
          <w:ins w:id="2021" w:author="Gerencia" w:date="2022-12-27T10:39:00Z"/>
          <w:del w:id="2022" w:author="Yadi M." w:date="2023-01-18T16:33:00Z"/>
          <w:rFonts w:ascii="Arial" w:hAnsi="Arial" w:cs="Arial"/>
          <w:sz w:val="26"/>
          <w:szCs w:val="26"/>
        </w:rPr>
      </w:pPr>
    </w:p>
    <w:p w14:paraId="45AF2477" w14:textId="77777777" w:rsidR="000735B0" w:rsidRPr="000B7A6E" w:rsidRDefault="000735B0">
      <w:pPr>
        <w:tabs>
          <w:tab w:val="left" w:pos="1170"/>
        </w:tabs>
        <w:autoSpaceDE w:val="0"/>
        <w:autoSpaceDN w:val="0"/>
        <w:adjustRightInd w:val="0"/>
        <w:spacing w:before="60" w:after="60"/>
        <w:ind w:left="714"/>
        <w:jc w:val="both"/>
        <w:rPr>
          <w:rFonts w:ascii="Arial" w:hAnsi="Arial" w:cs="Arial"/>
          <w:sz w:val="26"/>
          <w:szCs w:val="26"/>
          <w:rPrChange w:id="2023" w:author="Asus_Generico" w:date="2022-04-13T08:45:00Z">
            <w:rPr>
              <w:rFonts w:ascii="Tahoma" w:hAnsi="Tahoma" w:cs="Tahoma"/>
            </w:rPr>
          </w:rPrChange>
        </w:rPr>
        <w:pPrChange w:id="2024" w:author="Yadi M." w:date="2023-01-18T16:33:00Z">
          <w:pPr>
            <w:autoSpaceDE w:val="0"/>
            <w:autoSpaceDN w:val="0"/>
            <w:adjustRightInd w:val="0"/>
            <w:spacing w:before="60" w:after="60"/>
            <w:ind w:left="709" w:hanging="709"/>
            <w:jc w:val="both"/>
          </w:pPr>
        </w:pPrChange>
      </w:pPr>
    </w:p>
    <w:p w14:paraId="45FDA422" w14:textId="5E0E711D" w:rsidR="000A6C1E" w:rsidRPr="00EE2DA6" w:rsidRDefault="000D1276">
      <w:pPr>
        <w:pStyle w:val="Ttulo1"/>
        <w:rPr>
          <w:rFonts w:ascii="Arial" w:hAnsi="Arial" w:cs="Arial"/>
          <w:b/>
          <w:rPrChange w:id="2025" w:author="Auditor Interno" w:date="2019-10-10T16:39:00Z">
            <w:rPr>
              <w:rFonts w:ascii="Tahoma" w:hAnsi="Tahoma" w:cs="Tahoma"/>
              <w:b/>
            </w:rPr>
          </w:rPrChange>
        </w:rPr>
        <w:pPrChange w:id="2026" w:author="Auditor Interno" w:date="2019-10-10T16:38:00Z">
          <w:pPr>
            <w:numPr>
              <w:numId w:val="20"/>
            </w:numPr>
            <w:tabs>
              <w:tab w:val="left" w:pos="851"/>
            </w:tabs>
            <w:autoSpaceDE w:val="0"/>
            <w:autoSpaceDN w:val="0"/>
            <w:adjustRightInd w:val="0"/>
            <w:ind w:left="720" w:hanging="360"/>
            <w:jc w:val="both"/>
          </w:pPr>
        </w:pPrChange>
      </w:pPr>
      <w:bookmarkStart w:id="2027" w:name="_Toc21692632"/>
      <w:ins w:id="2028" w:author="Auditor Interno" w:date="2019-10-10T16:42:00Z">
        <w:r>
          <w:rPr>
            <w:rFonts w:ascii="Arial" w:hAnsi="Arial" w:cs="Arial"/>
            <w:b/>
            <w:color w:val="auto"/>
            <w:sz w:val="24"/>
          </w:rPr>
          <w:t>14.</w:t>
        </w:r>
      </w:ins>
      <w:ins w:id="2029" w:author="Asus_Generico" w:date="2022-04-13T08:24:00Z">
        <w:r w:rsidR="00916D87">
          <w:rPr>
            <w:rFonts w:ascii="Arial" w:hAnsi="Arial" w:cs="Arial"/>
            <w:b/>
            <w:color w:val="auto"/>
            <w:sz w:val="24"/>
          </w:rPr>
          <w:t xml:space="preserve"> </w:t>
        </w:r>
      </w:ins>
      <w:r w:rsidR="000A6C1E" w:rsidRPr="00EE2DA6">
        <w:rPr>
          <w:rFonts w:ascii="Arial" w:hAnsi="Arial" w:cs="Arial"/>
          <w:b/>
          <w:color w:val="auto"/>
          <w:sz w:val="24"/>
          <w:rPrChange w:id="2030" w:author="Auditor Interno" w:date="2019-10-10T16:39:00Z">
            <w:rPr>
              <w:rFonts w:ascii="Tahoma" w:hAnsi="Tahoma" w:cs="Tahoma"/>
              <w:b/>
            </w:rPr>
          </w:rPrChange>
        </w:rPr>
        <w:t>TRANSITORIOS.</w:t>
      </w:r>
      <w:bookmarkEnd w:id="2027"/>
    </w:p>
    <w:p w14:paraId="2E8E7974" w14:textId="77777777" w:rsidR="000A6C1E" w:rsidRPr="006203B0" w:rsidRDefault="000A6C1E" w:rsidP="000A6C1E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  <w:rPrChange w:id="2031" w:author="Auditor Interno" w:date="2019-10-10T16:21:00Z">
            <w:rPr>
              <w:rFonts w:ascii="Tahoma" w:hAnsi="Tahoma" w:cs="Tahoma"/>
            </w:rPr>
          </w:rPrChange>
        </w:rPr>
      </w:pPr>
    </w:p>
    <w:p w14:paraId="2AD62D76" w14:textId="77777777" w:rsidR="000A6C1E" w:rsidRPr="006203B0" w:rsidRDefault="000A6C1E" w:rsidP="000A6C1E">
      <w:pPr>
        <w:numPr>
          <w:ilvl w:val="0"/>
          <w:numId w:val="18"/>
        </w:num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  <w:rPrChange w:id="2032" w:author="Auditor Interno" w:date="2019-10-10T16:21:00Z">
            <w:rPr>
              <w:rFonts w:ascii="Tahoma" w:hAnsi="Tahoma" w:cs="Tahoma"/>
            </w:rPr>
          </w:rPrChange>
        </w:rPr>
      </w:pPr>
      <w:r w:rsidRPr="006203B0">
        <w:rPr>
          <w:rFonts w:ascii="Arial" w:hAnsi="Arial" w:cs="Arial"/>
          <w:sz w:val="22"/>
          <w:szCs w:val="22"/>
          <w:rPrChange w:id="2033" w:author="Auditor Interno" w:date="2019-10-10T16:21:00Z">
            <w:rPr>
              <w:rFonts w:ascii="Tahoma" w:hAnsi="Tahoma" w:cs="Tahoma"/>
            </w:rPr>
          </w:rPrChange>
        </w:rPr>
        <w:t>Cualquier asunto no contemplado en las presentes Políticas de Gastos será resuelto por el Consejo de Administración.</w:t>
      </w:r>
    </w:p>
    <w:p w14:paraId="759AC4EE" w14:textId="14E0FB2B" w:rsidR="003F7688" w:rsidDel="005524CE" w:rsidRDefault="003F7688" w:rsidP="00D1768C">
      <w:pPr>
        <w:autoSpaceDE w:val="0"/>
        <w:autoSpaceDN w:val="0"/>
        <w:adjustRightInd w:val="0"/>
        <w:jc w:val="both"/>
        <w:rPr>
          <w:del w:id="2034" w:author="Auditor Interno" w:date="2019-01-02T13:32:00Z"/>
          <w:rFonts w:ascii="Arial" w:hAnsi="Arial" w:cs="Arial"/>
          <w:sz w:val="22"/>
          <w:szCs w:val="22"/>
        </w:rPr>
      </w:pPr>
    </w:p>
    <w:p w14:paraId="4CAC6FB1" w14:textId="77777777" w:rsidR="005524CE" w:rsidRDefault="005524CE" w:rsidP="00D1768C">
      <w:pPr>
        <w:autoSpaceDE w:val="0"/>
        <w:autoSpaceDN w:val="0"/>
        <w:adjustRightInd w:val="0"/>
        <w:jc w:val="both"/>
        <w:rPr>
          <w:ins w:id="2035" w:author="Yadi M." w:date="2023-01-19T09:30:00Z"/>
          <w:rFonts w:ascii="Arial" w:hAnsi="Arial" w:cs="Arial"/>
          <w:sz w:val="22"/>
          <w:szCs w:val="22"/>
        </w:rPr>
      </w:pPr>
    </w:p>
    <w:p w14:paraId="0E45B923" w14:textId="77777777" w:rsidR="005524CE" w:rsidRDefault="005524CE" w:rsidP="00D1768C">
      <w:pPr>
        <w:autoSpaceDE w:val="0"/>
        <w:autoSpaceDN w:val="0"/>
        <w:adjustRightInd w:val="0"/>
        <w:jc w:val="both"/>
        <w:rPr>
          <w:ins w:id="2036" w:author="Yadi M." w:date="2023-01-19T09:30:00Z"/>
          <w:rFonts w:ascii="Arial" w:hAnsi="Arial" w:cs="Arial"/>
          <w:sz w:val="22"/>
          <w:szCs w:val="22"/>
        </w:rPr>
      </w:pPr>
    </w:p>
    <w:p w14:paraId="1E055438" w14:textId="7070469A" w:rsidR="00F05699" w:rsidDel="000B7A6E" w:rsidRDefault="00F05699" w:rsidP="00D1768C">
      <w:pPr>
        <w:autoSpaceDE w:val="0"/>
        <w:autoSpaceDN w:val="0"/>
        <w:adjustRightInd w:val="0"/>
        <w:jc w:val="both"/>
        <w:rPr>
          <w:del w:id="2037" w:author="Auditor Interno" w:date="2019-01-02T13:31:00Z"/>
          <w:rFonts w:ascii="Arial" w:hAnsi="Arial" w:cs="Arial"/>
          <w:sz w:val="22"/>
          <w:szCs w:val="22"/>
        </w:rPr>
      </w:pPr>
    </w:p>
    <w:p w14:paraId="701393DF" w14:textId="77777777" w:rsidR="000B7A6E" w:rsidRPr="006203B0" w:rsidDel="006E23C2" w:rsidRDefault="000B7A6E" w:rsidP="003F7688">
      <w:pPr>
        <w:autoSpaceDE w:val="0"/>
        <w:autoSpaceDN w:val="0"/>
        <w:adjustRightInd w:val="0"/>
        <w:spacing w:before="120" w:after="120"/>
        <w:jc w:val="both"/>
        <w:rPr>
          <w:ins w:id="2038" w:author="Asus_Generico" w:date="2022-04-13T08:45:00Z"/>
          <w:del w:id="2039" w:author="Yadi M." w:date="2023-01-18T16:33:00Z"/>
          <w:rFonts w:ascii="Arial" w:hAnsi="Arial" w:cs="Arial"/>
          <w:sz w:val="22"/>
          <w:szCs w:val="22"/>
          <w:rPrChange w:id="2040" w:author="Auditor Interno" w:date="2019-10-10T16:21:00Z">
            <w:rPr>
              <w:ins w:id="2041" w:author="Asus_Generico" w:date="2022-04-13T08:45:00Z"/>
              <w:del w:id="2042" w:author="Yadi M." w:date="2023-01-18T16:33:00Z"/>
              <w:rFonts w:ascii="Tahoma" w:hAnsi="Tahoma" w:cs="Tahoma"/>
            </w:rPr>
          </w:rPrChange>
        </w:rPr>
      </w:pPr>
    </w:p>
    <w:p w14:paraId="7FF4E132" w14:textId="1E518380" w:rsidR="00745097" w:rsidRPr="006203B0" w:rsidDel="00745097" w:rsidRDefault="00745097" w:rsidP="003F7688">
      <w:pPr>
        <w:autoSpaceDE w:val="0"/>
        <w:autoSpaceDN w:val="0"/>
        <w:adjustRightInd w:val="0"/>
        <w:spacing w:before="120" w:after="120"/>
        <w:jc w:val="both"/>
        <w:rPr>
          <w:del w:id="2043" w:author="Auditor Interno" w:date="2019-01-02T13:31:00Z"/>
          <w:rFonts w:ascii="Arial" w:hAnsi="Arial" w:cs="Arial"/>
          <w:sz w:val="22"/>
          <w:szCs w:val="22"/>
          <w:rPrChange w:id="2044" w:author="Auditor Interno" w:date="2019-10-10T16:21:00Z">
            <w:rPr>
              <w:del w:id="2045" w:author="Auditor Interno" w:date="2019-01-02T13:31:00Z"/>
              <w:rFonts w:ascii="Tahoma" w:hAnsi="Tahoma" w:cs="Tahoma"/>
            </w:rPr>
          </w:rPrChange>
        </w:rPr>
      </w:pPr>
    </w:p>
    <w:p w14:paraId="76C23E67" w14:textId="77777777" w:rsidR="00F05699" w:rsidRPr="006203B0" w:rsidDel="0021155F" w:rsidRDefault="00F05699" w:rsidP="003F7688">
      <w:pPr>
        <w:autoSpaceDE w:val="0"/>
        <w:autoSpaceDN w:val="0"/>
        <w:adjustRightInd w:val="0"/>
        <w:spacing w:before="120" w:after="120"/>
        <w:jc w:val="both"/>
        <w:rPr>
          <w:del w:id="2046" w:author="Auditor Interno" w:date="2019-01-02T15:07:00Z"/>
          <w:rFonts w:ascii="Arial" w:hAnsi="Arial" w:cs="Arial"/>
          <w:sz w:val="22"/>
          <w:szCs w:val="22"/>
          <w:rPrChange w:id="2047" w:author="Auditor Interno" w:date="2019-10-10T16:21:00Z">
            <w:rPr>
              <w:del w:id="2048" w:author="Auditor Interno" w:date="2019-01-02T15:07:00Z"/>
              <w:rFonts w:ascii="Tahoma" w:hAnsi="Tahoma" w:cs="Tahoma"/>
            </w:rPr>
          </w:rPrChange>
        </w:rPr>
      </w:pPr>
    </w:p>
    <w:p w14:paraId="4D81E016" w14:textId="77777777" w:rsidR="00D1768C" w:rsidRPr="006203B0" w:rsidRDefault="00D1768C" w:rsidP="00D1768C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  <w:rPrChange w:id="2049" w:author="Auditor Interno" w:date="2019-10-10T16:21:00Z">
            <w:rPr>
              <w:rFonts w:ascii="Tahoma" w:hAnsi="Tahoma" w:cs="Tahoma"/>
            </w:rPr>
          </w:rPrChange>
        </w:rPr>
      </w:pPr>
    </w:p>
    <w:p w14:paraId="0A7E8F20" w14:textId="6B1656C0" w:rsidR="00D1768C" w:rsidRDefault="000D1276">
      <w:pPr>
        <w:pStyle w:val="Ttulo1"/>
        <w:rPr>
          <w:ins w:id="2050" w:author="Auditor Interno" w:date="2019-10-11T13:23:00Z"/>
          <w:rFonts w:ascii="Arial" w:hAnsi="Arial" w:cs="Arial"/>
          <w:b/>
          <w:color w:val="auto"/>
          <w:sz w:val="24"/>
        </w:rPr>
      </w:pPr>
      <w:bookmarkStart w:id="2051" w:name="_Toc21692633"/>
      <w:ins w:id="2052" w:author="Auditor Interno" w:date="2019-10-10T16:42:00Z">
        <w:r>
          <w:rPr>
            <w:rFonts w:ascii="Arial" w:hAnsi="Arial" w:cs="Arial"/>
            <w:b/>
            <w:color w:val="auto"/>
            <w:sz w:val="24"/>
          </w:rPr>
          <w:t>15.</w:t>
        </w:r>
      </w:ins>
      <w:ins w:id="2053" w:author="Asus_Generico" w:date="2022-04-13T08:24:00Z">
        <w:r w:rsidR="00916D87">
          <w:rPr>
            <w:rFonts w:ascii="Arial" w:hAnsi="Arial" w:cs="Arial"/>
            <w:b/>
            <w:color w:val="auto"/>
            <w:sz w:val="24"/>
          </w:rPr>
          <w:t xml:space="preserve"> </w:t>
        </w:r>
      </w:ins>
      <w:r w:rsidR="00D1768C" w:rsidRPr="00EE2DA6">
        <w:rPr>
          <w:rFonts w:ascii="Arial" w:hAnsi="Arial" w:cs="Arial"/>
          <w:b/>
          <w:color w:val="auto"/>
          <w:sz w:val="24"/>
          <w:rPrChange w:id="2054" w:author="Auditor Interno" w:date="2019-10-10T16:39:00Z">
            <w:rPr>
              <w:rFonts w:ascii="Tahoma" w:hAnsi="Tahoma" w:cs="Tahoma"/>
              <w:b/>
            </w:rPr>
          </w:rPrChange>
        </w:rPr>
        <w:t>ANEXOS.</w:t>
      </w:r>
      <w:bookmarkEnd w:id="2051"/>
    </w:p>
    <w:p w14:paraId="2208F305" w14:textId="4C5FD185" w:rsidR="00985926" w:rsidRPr="00985926" w:rsidDel="00985926" w:rsidRDefault="00985926">
      <w:pPr>
        <w:rPr>
          <w:del w:id="2055" w:author="Auditor Interno" w:date="2019-10-11T13:23:00Z"/>
          <w:rPrChange w:id="2056" w:author="Auditor Interno" w:date="2019-10-11T13:23:00Z">
            <w:rPr>
              <w:del w:id="2057" w:author="Auditor Interno" w:date="2019-10-11T13:23:00Z"/>
              <w:rFonts w:ascii="Tahoma" w:hAnsi="Tahoma" w:cs="Tahoma"/>
              <w:b/>
            </w:rPr>
          </w:rPrChange>
        </w:rPr>
        <w:pPrChange w:id="2058" w:author="Auditor Interno" w:date="2019-10-11T13:23:00Z">
          <w:pPr>
            <w:numPr>
              <w:numId w:val="20"/>
            </w:numPr>
            <w:tabs>
              <w:tab w:val="left" w:pos="426"/>
            </w:tabs>
            <w:autoSpaceDE w:val="0"/>
            <w:autoSpaceDN w:val="0"/>
            <w:adjustRightInd w:val="0"/>
            <w:ind w:left="851" w:hanging="491"/>
            <w:jc w:val="both"/>
          </w:pPr>
        </w:pPrChange>
      </w:pPr>
    </w:p>
    <w:p w14:paraId="34457E04" w14:textId="77777777" w:rsidR="00D1768C" w:rsidRPr="00EE2DA6" w:rsidRDefault="00D1768C">
      <w:pPr>
        <w:pStyle w:val="Ttulo2"/>
        <w:rPr>
          <w:b w:val="0"/>
          <w:rPrChange w:id="2059" w:author="Auditor Interno" w:date="2019-10-10T16:39:00Z">
            <w:rPr>
              <w:rFonts w:ascii="Tahoma" w:hAnsi="Tahoma" w:cs="Tahoma"/>
              <w:b/>
            </w:rPr>
          </w:rPrChange>
        </w:rPr>
        <w:pPrChange w:id="2060" w:author="Auditor Interno" w:date="2019-10-10T16:39:00Z">
          <w:pPr>
            <w:autoSpaceDE w:val="0"/>
            <w:autoSpaceDN w:val="0"/>
            <w:adjustRightInd w:val="0"/>
            <w:jc w:val="both"/>
          </w:pPr>
        </w:pPrChange>
      </w:pPr>
      <w:del w:id="2061" w:author="Auditor Interno" w:date="2019-01-02T13:32:00Z">
        <w:r w:rsidRPr="00EE2DA6" w:rsidDel="00745097">
          <w:rPr>
            <w:sz w:val="24"/>
            <w:rPrChange w:id="2062" w:author="Auditor Interno" w:date="2019-10-10T16:39:00Z">
              <w:rPr>
                <w:rFonts w:ascii="Tahoma" w:hAnsi="Tahoma" w:cs="Tahoma"/>
                <w:b/>
                <w:bCs/>
                <w:i/>
                <w:iCs/>
              </w:rPr>
            </w:rPrChange>
          </w:rPr>
          <w:br w:type="page"/>
        </w:r>
      </w:del>
      <w:bookmarkStart w:id="2063" w:name="_Toc21692634"/>
      <w:r w:rsidRPr="00EE2DA6">
        <w:rPr>
          <w:sz w:val="24"/>
          <w:rPrChange w:id="2064" w:author="Auditor Interno" w:date="2019-10-10T16:39:00Z">
            <w:rPr>
              <w:rFonts w:ascii="Tahoma" w:hAnsi="Tahoma" w:cs="Tahoma"/>
              <w:bCs/>
              <w:i/>
              <w:iCs/>
            </w:rPr>
          </w:rPrChange>
        </w:rPr>
        <w:t>ANEXO I Límites para Viáticos.</w:t>
      </w:r>
      <w:bookmarkEnd w:id="2063"/>
    </w:p>
    <w:p w14:paraId="69002C8D" w14:textId="77777777" w:rsidR="00B70614" w:rsidRPr="006203B0" w:rsidRDefault="00B70614" w:rsidP="00B70614">
      <w:pPr>
        <w:autoSpaceDE w:val="0"/>
        <w:autoSpaceDN w:val="0"/>
        <w:adjustRightInd w:val="0"/>
        <w:spacing w:before="60" w:after="60"/>
        <w:jc w:val="both"/>
        <w:rPr>
          <w:rFonts w:ascii="Arial" w:hAnsi="Arial" w:cs="Arial"/>
          <w:sz w:val="22"/>
          <w:szCs w:val="22"/>
          <w:rPrChange w:id="2065" w:author="Auditor Interno" w:date="2019-10-10T16:21:00Z">
            <w:rPr>
              <w:rFonts w:ascii="Tahoma" w:hAnsi="Tahoma" w:cs="Tahoma"/>
            </w:rPr>
          </w:rPrChange>
        </w:rPr>
      </w:pPr>
    </w:p>
    <w:p w14:paraId="46BA19E7" w14:textId="41E047C6" w:rsidR="00B70614" w:rsidRPr="006E23C2" w:rsidRDefault="00B70614" w:rsidP="00B70614">
      <w:pPr>
        <w:numPr>
          <w:ilvl w:val="0"/>
          <w:numId w:val="18"/>
        </w:numPr>
        <w:autoSpaceDE w:val="0"/>
        <w:autoSpaceDN w:val="0"/>
        <w:adjustRightInd w:val="0"/>
        <w:spacing w:before="60" w:after="60"/>
        <w:ind w:left="709" w:hanging="295"/>
        <w:jc w:val="both"/>
        <w:rPr>
          <w:rFonts w:ascii="Arial" w:hAnsi="Arial" w:cs="Arial"/>
          <w:sz w:val="22"/>
          <w:szCs w:val="22"/>
          <w:rPrChange w:id="2066" w:author="Yadi M." w:date="2023-01-18T16:33:00Z">
            <w:rPr>
              <w:rFonts w:ascii="Tahoma" w:hAnsi="Tahoma" w:cs="Tahoma"/>
            </w:rPr>
          </w:rPrChange>
        </w:rPr>
      </w:pPr>
      <w:r w:rsidRPr="006203B0">
        <w:rPr>
          <w:rFonts w:ascii="Arial" w:hAnsi="Arial" w:cs="Arial"/>
          <w:b/>
          <w:sz w:val="22"/>
          <w:szCs w:val="22"/>
          <w:rPrChange w:id="2067" w:author="Auditor Interno" w:date="2019-10-10T16:21:00Z">
            <w:rPr>
              <w:rFonts w:ascii="Tahoma" w:hAnsi="Tahoma" w:cs="Tahoma"/>
              <w:b/>
            </w:rPr>
          </w:rPrChange>
        </w:rPr>
        <w:t>Alimentación:</w:t>
      </w:r>
      <w:r w:rsidRPr="006203B0">
        <w:rPr>
          <w:rFonts w:ascii="Arial" w:hAnsi="Arial" w:cs="Arial"/>
          <w:sz w:val="22"/>
          <w:szCs w:val="22"/>
          <w:rPrChange w:id="2068" w:author="Auditor Interno" w:date="2019-10-10T16:21:00Z">
            <w:rPr>
              <w:rFonts w:ascii="Tahoma" w:hAnsi="Tahoma" w:cs="Tahoma"/>
            </w:rPr>
          </w:rPrChange>
        </w:rPr>
        <w:t xml:space="preserve"> El monto máximo de gastos diario por persona comisionada por este concepto será de $</w:t>
      </w:r>
      <w:ins w:id="2069" w:author="Auditor Interno" w:date="2019-10-10T15:59:00Z">
        <w:r w:rsidR="002320D0" w:rsidRPr="006203B0">
          <w:rPr>
            <w:rFonts w:ascii="Arial" w:hAnsi="Arial" w:cs="Arial"/>
            <w:sz w:val="22"/>
            <w:szCs w:val="22"/>
            <w:rPrChange w:id="2070" w:author="Auditor Interno" w:date="2019-10-10T16:21:00Z">
              <w:rPr>
                <w:rFonts w:ascii="Tahoma" w:hAnsi="Tahoma" w:cs="Tahoma"/>
                <w:sz w:val="23"/>
                <w:szCs w:val="23"/>
              </w:rPr>
            </w:rPrChange>
          </w:rPr>
          <w:t>5</w:t>
        </w:r>
      </w:ins>
      <w:del w:id="2071" w:author="Auditor Interno" w:date="2019-10-10T15:59:00Z">
        <w:r w:rsidR="00F05699" w:rsidRPr="006203B0" w:rsidDel="002320D0">
          <w:rPr>
            <w:rFonts w:ascii="Arial" w:hAnsi="Arial" w:cs="Arial"/>
            <w:sz w:val="22"/>
            <w:szCs w:val="22"/>
            <w:rPrChange w:id="2072" w:author="Auditor Interno" w:date="2019-10-10T16:21:00Z">
              <w:rPr>
                <w:rFonts w:ascii="Tahoma" w:hAnsi="Tahoma" w:cs="Tahoma"/>
              </w:rPr>
            </w:rPrChange>
          </w:rPr>
          <w:delText>4</w:delText>
        </w:r>
      </w:del>
      <w:r w:rsidRPr="006203B0">
        <w:rPr>
          <w:rFonts w:ascii="Arial" w:hAnsi="Arial" w:cs="Arial"/>
          <w:sz w:val="22"/>
          <w:szCs w:val="22"/>
          <w:rPrChange w:id="2073" w:author="Auditor Interno" w:date="2019-10-10T16:21:00Z">
            <w:rPr>
              <w:rFonts w:ascii="Tahoma" w:hAnsi="Tahoma" w:cs="Tahoma"/>
            </w:rPr>
          </w:rPrChange>
        </w:rPr>
        <w:t>00.00, por día</w:t>
      </w:r>
      <w:del w:id="2074" w:author="Auditor Interno" w:date="2019-01-02T15:10:00Z">
        <w:r w:rsidRPr="006203B0" w:rsidDel="004D695B">
          <w:rPr>
            <w:rFonts w:ascii="Arial" w:hAnsi="Arial" w:cs="Arial"/>
            <w:sz w:val="22"/>
            <w:szCs w:val="22"/>
            <w:rPrChange w:id="2075" w:author="Auditor Interno" w:date="2019-10-10T16:21:00Z">
              <w:rPr>
                <w:rFonts w:ascii="Tahoma" w:hAnsi="Tahoma" w:cs="Tahoma"/>
              </w:rPr>
            </w:rPrChange>
          </w:rPr>
          <w:delText>,</w:delText>
        </w:r>
      </w:del>
      <w:r w:rsidRPr="006203B0">
        <w:rPr>
          <w:rFonts w:ascii="Arial" w:hAnsi="Arial" w:cs="Arial"/>
          <w:sz w:val="22"/>
          <w:szCs w:val="22"/>
          <w:rPrChange w:id="2076" w:author="Auditor Interno" w:date="2019-10-10T16:21:00Z">
            <w:rPr>
              <w:rFonts w:ascii="Tahoma" w:hAnsi="Tahoma" w:cs="Tahoma"/>
            </w:rPr>
          </w:rPrChange>
        </w:rPr>
        <w:t xml:space="preserve"> y deberá ser comprobado con la documentación soporte conteniendo los requisitos fiscales establecidos en la Ley del Impuesto </w:t>
      </w:r>
      <w:r w:rsidRPr="006E23C2">
        <w:rPr>
          <w:rFonts w:ascii="Arial" w:hAnsi="Arial" w:cs="Arial"/>
          <w:sz w:val="22"/>
          <w:szCs w:val="22"/>
          <w:rPrChange w:id="2077" w:author="Yadi M." w:date="2023-01-18T16:33:00Z">
            <w:rPr>
              <w:rFonts w:ascii="Tahoma" w:hAnsi="Tahoma" w:cs="Tahoma"/>
            </w:rPr>
          </w:rPrChange>
        </w:rPr>
        <w:t>sobre la Renta y Ley de Impuesto al Valor Agregado.</w:t>
      </w:r>
    </w:p>
    <w:p w14:paraId="6C809658" w14:textId="5140AEF8" w:rsidR="00B70614" w:rsidRPr="006E23C2" w:rsidRDefault="00B70614" w:rsidP="00F05699">
      <w:pPr>
        <w:numPr>
          <w:ilvl w:val="0"/>
          <w:numId w:val="18"/>
        </w:numPr>
        <w:autoSpaceDE w:val="0"/>
        <w:autoSpaceDN w:val="0"/>
        <w:adjustRightInd w:val="0"/>
        <w:spacing w:before="60" w:after="60"/>
        <w:ind w:left="709" w:hanging="283"/>
        <w:jc w:val="both"/>
        <w:rPr>
          <w:rFonts w:ascii="Arial" w:hAnsi="Arial" w:cs="Arial"/>
          <w:sz w:val="22"/>
          <w:szCs w:val="22"/>
          <w:rPrChange w:id="2078" w:author="Yadi M." w:date="2023-01-18T16:33:00Z">
            <w:rPr>
              <w:rFonts w:ascii="Tahoma" w:hAnsi="Tahoma" w:cs="Tahoma"/>
            </w:rPr>
          </w:rPrChange>
        </w:rPr>
      </w:pPr>
      <w:r w:rsidRPr="006E23C2">
        <w:rPr>
          <w:rFonts w:ascii="Arial" w:hAnsi="Arial" w:cs="Arial"/>
          <w:sz w:val="22"/>
          <w:szCs w:val="22"/>
          <w:rPrChange w:id="2079" w:author="Yadi M." w:date="2023-01-18T16:33:00Z">
            <w:rPr>
              <w:rFonts w:ascii="Tahoma" w:hAnsi="Tahoma" w:cs="Tahoma"/>
            </w:rPr>
          </w:rPrChange>
        </w:rPr>
        <w:t>Solo en aquellos casos en que la ubicación de la Sociedad que se visite se encuentre en poblados donde no se expiden facturas o recibos con requisitos fiscales, se establece un máximo de $</w:t>
      </w:r>
      <w:ins w:id="2080" w:author="Auditor Interno" w:date="2019-10-10T16:02:00Z">
        <w:r w:rsidR="00421106" w:rsidRPr="006E23C2">
          <w:rPr>
            <w:rFonts w:ascii="Arial" w:hAnsi="Arial" w:cs="Arial"/>
            <w:sz w:val="22"/>
            <w:szCs w:val="22"/>
            <w:rPrChange w:id="2081" w:author="Yadi M." w:date="2023-01-18T16:33:00Z">
              <w:rPr>
                <w:rFonts w:ascii="Tahoma" w:hAnsi="Tahoma" w:cs="Tahoma"/>
                <w:sz w:val="23"/>
                <w:szCs w:val="23"/>
              </w:rPr>
            </w:rPrChange>
          </w:rPr>
          <w:t>1</w:t>
        </w:r>
      </w:ins>
      <w:ins w:id="2082" w:author="Gerencia" w:date="2022-12-27T10:40:00Z">
        <w:r w:rsidR="009651C9" w:rsidRPr="006E23C2">
          <w:rPr>
            <w:rFonts w:ascii="Arial" w:hAnsi="Arial" w:cs="Arial"/>
            <w:sz w:val="22"/>
            <w:szCs w:val="22"/>
          </w:rPr>
          <w:t>50</w:t>
        </w:r>
      </w:ins>
      <w:ins w:id="2083" w:author="Auditor Interno" w:date="2019-10-10T16:02:00Z">
        <w:del w:id="2084" w:author="Gerencia" w:date="2022-12-27T10:40:00Z">
          <w:r w:rsidR="00421106" w:rsidRPr="006E23C2" w:rsidDel="009651C9">
            <w:rPr>
              <w:rFonts w:ascii="Arial" w:hAnsi="Arial" w:cs="Arial"/>
              <w:sz w:val="22"/>
              <w:szCs w:val="22"/>
              <w:rPrChange w:id="2085" w:author="Yadi M." w:date="2023-01-18T16:33:00Z">
                <w:rPr>
                  <w:rFonts w:ascii="Tahoma" w:hAnsi="Tahoma" w:cs="Tahoma"/>
                  <w:sz w:val="23"/>
                  <w:szCs w:val="23"/>
                </w:rPr>
              </w:rPrChange>
            </w:rPr>
            <w:delText>0</w:delText>
          </w:r>
        </w:del>
      </w:ins>
      <w:del w:id="2086" w:author="Auditor Interno" w:date="2019-10-10T16:02:00Z">
        <w:r w:rsidR="00F05699" w:rsidRPr="006E23C2" w:rsidDel="00421106">
          <w:rPr>
            <w:rFonts w:ascii="Arial" w:hAnsi="Arial" w:cs="Arial"/>
            <w:sz w:val="22"/>
            <w:szCs w:val="22"/>
            <w:rPrChange w:id="2087" w:author="Yadi M." w:date="2023-01-18T16:33:00Z">
              <w:rPr>
                <w:rFonts w:ascii="Tahoma" w:hAnsi="Tahoma" w:cs="Tahoma"/>
              </w:rPr>
            </w:rPrChange>
          </w:rPr>
          <w:delText>7</w:delText>
        </w:r>
      </w:del>
      <w:del w:id="2088" w:author="Gerencia" w:date="2022-12-27T10:40:00Z">
        <w:r w:rsidRPr="006E23C2" w:rsidDel="009651C9">
          <w:rPr>
            <w:rFonts w:ascii="Arial" w:hAnsi="Arial" w:cs="Arial"/>
            <w:sz w:val="22"/>
            <w:szCs w:val="22"/>
            <w:rPrChange w:id="2089" w:author="Yadi M." w:date="2023-01-18T16:33:00Z">
              <w:rPr>
                <w:rFonts w:ascii="Tahoma" w:hAnsi="Tahoma" w:cs="Tahoma"/>
              </w:rPr>
            </w:rPrChange>
          </w:rPr>
          <w:delText>0</w:delText>
        </w:r>
      </w:del>
      <w:r w:rsidRPr="006E23C2">
        <w:rPr>
          <w:rFonts w:ascii="Arial" w:hAnsi="Arial" w:cs="Arial"/>
          <w:sz w:val="22"/>
          <w:szCs w:val="22"/>
          <w:rPrChange w:id="2090" w:author="Yadi M." w:date="2023-01-18T16:33:00Z">
            <w:rPr>
              <w:rFonts w:ascii="Tahoma" w:hAnsi="Tahoma" w:cs="Tahoma"/>
            </w:rPr>
          </w:rPrChange>
        </w:rPr>
        <w:t xml:space="preserve">.00 por alimento, </w:t>
      </w:r>
      <w:del w:id="2091" w:author="Gerencia" w:date="2022-12-27T10:40:00Z">
        <w:r w:rsidRPr="006E23C2" w:rsidDel="009651C9">
          <w:rPr>
            <w:rFonts w:ascii="Arial" w:hAnsi="Arial" w:cs="Arial"/>
            <w:sz w:val="22"/>
            <w:szCs w:val="22"/>
            <w:rPrChange w:id="2092" w:author="Yadi M." w:date="2023-01-18T16:33:00Z">
              <w:rPr>
                <w:rFonts w:ascii="Tahoma" w:hAnsi="Tahoma" w:cs="Tahoma"/>
              </w:rPr>
            </w:rPrChange>
          </w:rPr>
          <w:delText>comprobado con nota de venta, o ticket de tienda o vales azules</w:delText>
        </w:r>
      </w:del>
      <w:ins w:id="2093" w:author="Auditor Interno" w:date="2019-01-02T15:13:00Z">
        <w:del w:id="2094" w:author="Gerencia" w:date="2022-12-27T10:40:00Z">
          <w:r w:rsidR="004D695B" w:rsidRPr="006E23C2" w:rsidDel="009651C9">
            <w:rPr>
              <w:rFonts w:ascii="Arial" w:hAnsi="Arial" w:cs="Arial"/>
              <w:sz w:val="22"/>
              <w:szCs w:val="22"/>
              <w:rPrChange w:id="2095" w:author="Yadi M." w:date="2023-01-18T16:33:00Z">
                <w:rPr>
                  <w:rFonts w:ascii="Tahoma" w:hAnsi="Tahoma" w:cs="Tahoma"/>
                </w:rPr>
              </w:rPrChange>
            </w:rPr>
            <w:delText>recibo de egresos</w:delText>
          </w:r>
        </w:del>
      </w:ins>
      <w:del w:id="2096" w:author="Gerencia" w:date="2022-12-27T10:40:00Z">
        <w:r w:rsidRPr="006E23C2" w:rsidDel="009651C9">
          <w:rPr>
            <w:rFonts w:ascii="Arial" w:hAnsi="Arial" w:cs="Arial"/>
            <w:sz w:val="22"/>
            <w:szCs w:val="22"/>
            <w:rPrChange w:id="2097" w:author="Yadi M." w:date="2023-01-18T16:33:00Z">
              <w:rPr>
                <w:rFonts w:ascii="Tahoma" w:hAnsi="Tahoma" w:cs="Tahoma"/>
              </w:rPr>
            </w:rPrChange>
          </w:rPr>
          <w:delText>.</w:delText>
        </w:r>
      </w:del>
      <w:ins w:id="2098" w:author="Gerencia" w:date="2022-12-27T10:40:00Z">
        <w:r w:rsidR="009651C9" w:rsidRPr="006E23C2">
          <w:rPr>
            <w:rFonts w:ascii="Arial" w:hAnsi="Arial" w:cs="Arial"/>
            <w:sz w:val="22"/>
            <w:szCs w:val="22"/>
          </w:rPr>
          <w:t>el contador general realizara un recibo de egresos</w:t>
        </w:r>
      </w:ins>
      <w:ins w:id="2099" w:author="Gerencia" w:date="2022-12-27T10:41:00Z">
        <w:r w:rsidR="009651C9" w:rsidRPr="006E23C2">
          <w:rPr>
            <w:rFonts w:ascii="Arial" w:hAnsi="Arial" w:cs="Arial"/>
            <w:sz w:val="22"/>
            <w:szCs w:val="22"/>
          </w:rPr>
          <w:t xml:space="preserve"> el cual será firmado por el empleado que realizo dicha compra.</w:t>
        </w:r>
      </w:ins>
    </w:p>
    <w:p w14:paraId="1C14AF99" w14:textId="77777777" w:rsidR="00B70614" w:rsidRPr="006203B0" w:rsidRDefault="00B70614" w:rsidP="00B70614">
      <w:pPr>
        <w:numPr>
          <w:ilvl w:val="0"/>
          <w:numId w:val="18"/>
        </w:numPr>
        <w:autoSpaceDE w:val="0"/>
        <w:autoSpaceDN w:val="0"/>
        <w:adjustRightInd w:val="0"/>
        <w:spacing w:before="60" w:after="60"/>
        <w:ind w:left="709" w:hanging="283"/>
        <w:jc w:val="both"/>
        <w:rPr>
          <w:rFonts w:ascii="Arial" w:hAnsi="Arial" w:cs="Arial"/>
          <w:sz w:val="22"/>
          <w:szCs w:val="22"/>
          <w:rPrChange w:id="2100" w:author="Auditor Interno" w:date="2019-10-10T16:21:00Z">
            <w:rPr>
              <w:rFonts w:ascii="Tahoma" w:hAnsi="Tahoma" w:cs="Tahoma"/>
            </w:rPr>
          </w:rPrChange>
        </w:rPr>
      </w:pPr>
      <w:r w:rsidRPr="006E23C2">
        <w:rPr>
          <w:rFonts w:ascii="Arial" w:hAnsi="Arial" w:cs="Arial"/>
          <w:sz w:val="22"/>
          <w:szCs w:val="22"/>
          <w:rPrChange w:id="2101" w:author="Yadi M." w:date="2023-01-18T16:33:00Z">
            <w:rPr>
              <w:rFonts w:ascii="Tahoma" w:hAnsi="Tahoma" w:cs="Tahoma"/>
            </w:rPr>
          </w:rPrChange>
        </w:rPr>
        <w:t>No se aceptan facturas por</w:t>
      </w:r>
      <w:r w:rsidRPr="006203B0">
        <w:rPr>
          <w:rFonts w:ascii="Arial" w:hAnsi="Arial" w:cs="Arial"/>
          <w:sz w:val="22"/>
          <w:szCs w:val="22"/>
          <w:rPrChange w:id="2102" w:author="Auditor Interno" w:date="2019-10-10T16:21:00Z">
            <w:rPr>
              <w:rFonts w:ascii="Tahoma" w:hAnsi="Tahoma" w:cs="Tahoma"/>
            </w:rPr>
          </w:rPrChange>
        </w:rPr>
        <w:t xml:space="preserve"> consumos individuales superiores al monto aquí señalado.</w:t>
      </w:r>
    </w:p>
    <w:p w14:paraId="60A13D59" w14:textId="6D855991" w:rsidR="00B70614" w:rsidRPr="006203B0" w:rsidRDefault="00B70614" w:rsidP="00B70614">
      <w:pPr>
        <w:numPr>
          <w:ilvl w:val="0"/>
          <w:numId w:val="18"/>
        </w:numPr>
        <w:autoSpaceDE w:val="0"/>
        <w:autoSpaceDN w:val="0"/>
        <w:adjustRightInd w:val="0"/>
        <w:spacing w:before="60" w:after="60"/>
        <w:ind w:left="709" w:hanging="283"/>
        <w:jc w:val="both"/>
        <w:rPr>
          <w:rFonts w:ascii="Arial" w:hAnsi="Arial" w:cs="Arial"/>
          <w:sz w:val="22"/>
          <w:szCs w:val="22"/>
          <w:rPrChange w:id="2103" w:author="Auditor Interno" w:date="2019-10-10T16:21:00Z">
            <w:rPr>
              <w:rFonts w:ascii="Tahoma" w:hAnsi="Tahoma" w:cs="Tahoma"/>
            </w:rPr>
          </w:rPrChange>
        </w:rPr>
      </w:pPr>
      <w:r w:rsidRPr="006203B0">
        <w:rPr>
          <w:rFonts w:ascii="Arial" w:hAnsi="Arial" w:cs="Arial"/>
          <w:sz w:val="22"/>
          <w:szCs w:val="22"/>
          <w:rPrChange w:id="2104" w:author="Auditor Interno" w:date="2019-10-10T16:21:00Z">
            <w:rPr>
              <w:rFonts w:ascii="Tahoma" w:hAnsi="Tahoma" w:cs="Tahoma"/>
            </w:rPr>
          </w:rPrChange>
        </w:rPr>
        <w:t xml:space="preserve">No serán autorizados </w:t>
      </w:r>
      <w:del w:id="2105" w:author="Guadalupe Arana" w:date="2018-08-14T11:22:00Z">
        <w:r w:rsidRPr="006203B0" w:rsidDel="00A41D06">
          <w:rPr>
            <w:rFonts w:ascii="Arial" w:hAnsi="Arial" w:cs="Arial"/>
            <w:sz w:val="22"/>
            <w:szCs w:val="22"/>
            <w:rPrChange w:id="2106" w:author="Auditor Interno" w:date="2019-10-10T16:21:00Z">
              <w:rPr>
                <w:rFonts w:ascii="Tahoma" w:hAnsi="Tahoma" w:cs="Tahoma"/>
              </w:rPr>
            </w:rPrChange>
          </w:rPr>
          <w:delText>el gasto de</w:delText>
        </w:r>
      </w:del>
      <w:ins w:id="2107" w:author="Guadalupe Arana" w:date="2018-08-14T11:22:00Z">
        <w:r w:rsidR="00A41D06" w:rsidRPr="006203B0">
          <w:rPr>
            <w:rFonts w:ascii="Arial" w:hAnsi="Arial" w:cs="Arial"/>
            <w:sz w:val="22"/>
            <w:szCs w:val="22"/>
            <w:rPrChange w:id="2108" w:author="Auditor Interno" w:date="2019-10-10T16:21:00Z">
              <w:rPr>
                <w:rFonts w:ascii="Tahoma" w:hAnsi="Tahoma" w:cs="Tahoma"/>
              </w:rPr>
            </w:rPrChange>
          </w:rPr>
          <w:t>los</w:t>
        </w:r>
      </w:ins>
      <w:r w:rsidRPr="006203B0">
        <w:rPr>
          <w:rFonts w:ascii="Arial" w:hAnsi="Arial" w:cs="Arial"/>
          <w:sz w:val="22"/>
          <w:szCs w:val="22"/>
          <w:rPrChange w:id="2109" w:author="Auditor Interno" w:date="2019-10-10T16:21:00Z">
            <w:rPr>
              <w:rFonts w:ascii="Tahoma" w:hAnsi="Tahoma" w:cs="Tahoma"/>
            </w:rPr>
          </w:rPrChange>
        </w:rPr>
        <w:t xml:space="preserve"> consumos de bebidas alcohólicas</w:t>
      </w:r>
      <w:ins w:id="2110" w:author="Auditor Interno" w:date="2019-10-10T16:02:00Z">
        <w:r w:rsidR="00421106" w:rsidRPr="006203B0">
          <w:rPr>
            <w:rFonts w:ascii="Arial" w:hAnsi="Arial" w:cs="Arial"/>
            <w:sz w:val="22"/>
            <w:szCs w:val="22"/>
            <w:rPrChange w:id="2111" w:author="Auditor Interno" w:date="2019-10-10T16:21:00Z">
              <w:rPr>
                <w:rFonts w:ascii="Tahoma" w:hAnsi="Tahoma" w:cs="Tahoma"/>
                <w:sz w:val="23"/>
                <w:szCs w:val="23"/>
              </w:rPr>
            </w:rPrChange>
          </w:rPr>
          <w:t>.</w:t>
        </w:r>
      </w:ins>
      <w:del w:id="2112" w:author="Auditor Interno" w:date="2019-10-10T16:02:00Z">
        <w:r w:rsidRPr="006203B0" w:rsidDel="00421106">
          <w:rPr>
            <w:rFonts w:ascii="Arial" w:hAnsi="Arial" w:cs="Arial"/>
            <w:sz w:val="22"/>
            <w:szCs w:val="22"/>
            <w:rPrChange w:id="2113" w:author="Auditor Interno" w:date="2019-10-10T16:21:00Z">
              <w:rPr>
                <w:rFonts w:ascii="Tahoma" w:hAnsi="Tahoma" w:cs="Tahoma"/>
              </w:rPr>
            </w:rPrChange>
          </w:rPr>
          <w:delText xml:space="preserve">; </w:delText>
        </w:r>
      </w:del>
    </w:p>
    <w:p w14:paraId="24BB6516" w14:textId="048D536E" w:rsidR="00B70614" w:rsidRPr="004A6E66" w:rsidRDefault="00B70614" w:rsidP="00B70614">
      <w:pPr>
        <w:numPr>
          <w:ilvl w:val="0"/>
          <w:numId w:val="18"/>
        </w:numPr>
        <w:autoSpaceDE w:val="0"/>
        <w:autoSpaceDN w:val="0"/>
        <w:adjustRightInd w:val="0"/>
        <w:spacing w:before="60" w:after="60"/>
        <w:ind w:left="709" w:hanging="283"/>
        <w:jc w:val="both"/>
        <w:rPr>
          <w:rFonts w:ascii="Arial" w:hAnsi="Arial" w:cs="Arial"/>
          <w:sz w:val="22"/>
          <w:szCs w:val="22"/>
          <w:rPrChange w:id="2114" w:author="GHIA" w:date="2023-09-22T10:08:00Z">
            <w:rPr>
              <w:rFonts w:ascii="Tahoma" w:hAnsi="Tahoma" w:cs="Tahoma"/>
            </w:rPr>
          </w:rPrChange>
        </w:rPr>
      </w:pPr>
      <w:r w:rsidRPr="006203B0">
        <w:rPr>
          <w:rFonts w:ascii="Arial" w:hAnsi="Arial" w:cs="Arial"/>
          <w:sz w:val="22"/>
          <w:szCs w:val="22"/>
          <w:rPrChange w:id="2115" w:author="Auditor Interno" w:date="2019-10-10T16:21:00Z">
            <w:rPr>
              <w:rFonts w:ascii="Tahoma" w:hAnsi="Tahoma" w:cs="Tahoma"/>
            </w:rPr>
          </w:rPrChange>
        </w:rPr>
        <w:t xml:space="preserve">En caso de uso de </w:t>
      </w:r>
      <w:del w:id="2116" w:author="Auditor Interno" w:date="2019-01-02T15:13:00Z">
        <w:r w:rsidRPr="006203B0" w:rsidDel="004D695B">
          <w:rPr>
            <w:rFonts w:ascii="Arial" w:hAnsi="Arial" w:cs="Arial"/>
            <w:sz w:val="22"/>
            <w:szCs w:val="22"/>
            <w:rPrChange w:id="2117" w:author="Auditor Interno" w:date="2019-10-10T16:21:00Z">
              <w:rPr>
                <w:rFonts w:ascii="Tahoma" w:hAnsi="Tahoma" w:cs="Tahoma"/>
              </w:rPr>
            </w:rPrChange>
          </w:rPr>
          <w:delText xml:space="preserve">vales azules </w:delText>
        </w:r>
      </w:del>
      <w:ins w:id="2118" w:author="Auditor Interno" w:date="2019-01-02T15:13:00Z">
        <w:r w:rsidR="004D695B" w:rsidRPr="006203B0">
          <w:rPr>
            <w:rFonts w:ascii="Arial" w:hAnsi="Arial" w:cs="Arial"/>
            <w:sz w:val="22"/>
            <w:szCs w:val="22"/>
            <w:rPrChange w:id="2119" w:author="Auditor Interno" w:date="2019-10-10T16:21:00Z">
              <w:rPr>
                <w:rFonts w:ascii="Tahoma" w:hAnsi="Tahoma" w:cs="Tahoma"/>
              </w:rPr>
            </w:rPrChange>
          </w:rPr>
          <w:t>recibo de egresos</w:t>
        </w:r>
      </w:ins>
      <w:ins w:id="2120" w:author="Auditor Interno" w:date="2019-01-02T15:14:00Z">
        <w:r w:rsidR="004D695B" w:rsidRPr="006203B0">
          <w:rPr>
            <w:rFonts w:ascii="Arial" w:hAnsi="Arial" w:cs="Arial"/>
            <w:sz w:val="22"/>
            <w:szCs w:val="22"/>
            <w:rPrChange w:id="2121" w:author="Auditor Interno" w:date="2019-10-10T16:21:00Z">
              <w:rPr>
                <w:rFonts w:ascii="Tahoma" w:hAnsi="Tahoma" w:cs="Tahoma"/>
              </w:rPr>
            </w:rPrChange>
          </w:rPr>
          <w:t xml:space="preserve"> </w:t>
        </w:r>
      </w:ins>
      <w:r w:rsidRPr="006203B0">
        <w:rPr>
          <w:rFonts w:ascii="Arial" w:hAnsi="Arial" w:cs="Arial"/>
          <w:sz w:val="22"/>
          <w:szCs w:val="22"/>
          <w:rPrChange w:id="2122" w:author="Auditor Interno" w:date="2019-10-10T16:21:00Z">
            <w:rPr>
              <w:rFonts w:ascii="Tahoma" w:hAnsi="Tahoma" w:cs="Tahoma"/>
            </w:rPr>
          </w:rPrChange>
        </w:rPr>
        <w:t xml:space="preserve">en donde se tenga conocimiento que existe factura, </w:t>
      </w:r>
      <w:r w:rsidRPr="004A6E66">
        <w:rPr>
          <w:rFonts w:ascii="Arial" w:hAnsi="Arial" w:cs="Arial"/>
          <w:sz w:val="22"/>
          <w:szCs w:val="22"/>
          <w:rPrChange w:id="2123" w:author="GHIA" w:date="2023-09-22T10:08:00Z">
            <w:rPr>
              <w:rFonts w:ascii="Tahoma" w:hAnsi="Tahoma" w:cs="Tahoma"/>
            </w:rPr>
          </w:rPrChange>
        </w:rPr>
        <w:t>sólo se pagarán cuando la Gerente General los apruebe.</w:t>
      </w:r>
    </w:p>
    <w:p w14:paraId="5B3B803A" w14:textId="1DD5508C" w:rsidR="00A80C0B" w:rsidRPr="004A6E66" w:rsidDel="004D695B" w:rsidRDefault="00A80C0B" w:rsidP="00B70614">
      <w:pPr>
        <w:numPr>
          <w:ilvl w:val="0"/>
          <w:numId w:val="18"/>
        </w:numPr>
        <w:autoSpaceDE w:val="0"/>
        <w:autoSpaceDN w:val="0"/>
        <w:adjustRightInd w:val="0"/>
        <w:spacing w:before="60" w:after="60"/>
        <w:ind w:left="709" w:hanging="283"/>
        <w:jc w:val="both"/>
        <w:rPr>
          <w:del w:id="2124" w:author="Auditor Interno" w:date="2019-01-02T15:15:00Z"/>
          <w:rFonts w:ascii="Arial" w:hAnsi="Arial" w:cs="Arial"/>
          <w:sz w:val="22"/>
          <w:szCs w:val="22"/>
          <w:rPrChange w:id="2125" w:author="GHIA" w:date="2023-09-22T10:08:00Z">
            <w:rPr>
              <w:del w:id="2126" w:author="Auditor Interno" w:date="2019-01-02T15:15:00Z"/>
              <w:rFonts w:ascii="Tahoma" w:hAnsi="Tahoma" w:cs="Tahoma"/>
            </w:rPr>
          </w:rPrChange>
        </w:rPr>
      </w:pPr>
      <w:del w:id="2127" w:author="Auditor Interno" w:date="2019-01-02T15:15:00Z">
        <w:r w:rsidRPr="004A6E66" w:rsidDel="004D695B">
          <w:rPr>
            <w:rFonts w:ascii="Arial" w:hAnsi="Arial" w:cs="Arial"/>
            <w:sz w:val="22"/>
            <w:szCs w:val="22"/>
            <w:rPrChange w:id="2128" w:author="GHIA" w:date="2023-09-22T10:08:00Z">
              <w:rPr>
                <w:rFonts w:ascii="Tahoma" w:hAnsi="Tahoma" w:cs="Tahoma"/>
              </w:rPr>
            </w:rPrChange>
          </w:rPr>
          <w:delText>Las propinas se podrán comprobar por medio de un vale azul, en el caso de que se comprueben alimentos con factura expedida a nombre de la Sociedad Cooperativa.</w:delText>
        </w:r>
      </w:del>
    </w:p>
    <w:p w14:paraId="4421CA18" w14:textId="37044E13" w:rsidR="00B70614" w:rsidRPr="004A6E66" w:rsidRDefault="00B70614" w:rsidP="00B70614">
      <w:pPr>
        <w:numPr>
          <w:ilvl w:val="0"/>
          <w:numId w:val="18"/>
        </w:numPr>
        <w:autoSpaceDE w:val="0"/>
        <w:autoSpaceDN w:val="0"/>
        <w:adjustRightInd w:val="0"/>
        <w:spacing w:before="60" w:after="60"/>
        <w:ind w:left="709" w:hanging="283"/>
        <w:jc w:val="both"/>
        <w:rPr>
          <w:rFonts w:ascii="Arial" w:hAnsi="Arial" w:cs="Arial"/>
          <w:sz w:val="22"/>
          <w:szCs w:val="22"/>
          <w:rPrChange w:id="2129" w:author="GHIA" w:date="2023-09-22T10:08:00Z">
            <w:rPr>
              <w:rFonts w:ascii="Tahoma" w:hAnsi="Tahoma" w:cs="Tahoma"/>
            </w:rPr>
          </w:rPrChange>
        </w:rPr>
      </w:pPr>
      <w:r w:rsidRPr="004A6E66">
        <w:rPr>
          <w:rFonts w:ascii="Arial" w:hAnsi="Arial" w:cs="Arial"/>
          <w:b/>
          <w:sz w:val="22"/>
          <w:szCs w:val="22"/>
          <w:rPrChange w:id="2130" w:author="GHIA" w:date="2023-09-22T10:08:00Z">
            <w:rPr>
              <w:rFonts w:ascii="Tahoma" w:hAnsi="Tahoma" w:cs="Tahoma"/>
              <w:b/>
            </w:rPr>
          </w:rPrChange>
        </w:rPr>
        <w:t>Hospedaje:</w:t>
      </w:r>
      <w:r w:rsidRPr="004A6E66">
        <w:rPr>
          <w:rFonts w:ascii="Arial" w:hAnsi="Arial" w:cs="Arial"/>
          <w:sz w:val="22"/>
          <w:szCs w:val="22"/>
          <w:rPrChange w:id="2131" w:author="GHIA" w:date="2023-09-22T10:08:00Z">
            <w:rPr>
              <w:rFonts w:ascii="Tahoma" w:hAnsi="Tahoma" w:cs="Tahoma"/>
            </w:rPr>
          </w:rPrChange>
        </w:rPr>
        <w:t xml:space="preserve"> El monto máximo de gastos diario por persona </w:t>
      </w:r>
      <w:ins w:id="2132" w:author="Auditor Interno" w:date="2019-10-10T16:03:00Z">
        <w:r w:rsidR="00421106" w:rsidRPr="004A6E66">
          <w:rPr>
            <w:rFonts w:ascii="Arial" w:hAnsi="Arial" w:cs="Arial"/>
            <w:sz w:val="22"/>
            <w:szCs w:val="22"/>
            <w:rPrChange w:id="2133" w:author="GHIA" w:date="2023-09-22T10:08:00Z">
              <w:rPr>
                <w:rFonts w:ascii="Tahoma" w:hAnsi="Tahoma" w:cs="Tahoma"/>
                <w:sz w:val="23"/>
                <w:szCs w:val="23"/>
              </w:rPr>
            </w:rPrChange>
          </w:rPr>
          <w:t>será de $</w:t>
        </w:r>
      </w:ins>
      <w:ins w:id="2134" w:author="GHIA" w:date="2023-09-21T13:52:00Z">
        <w:r w:rsidR="00944A0B" w:rsidRPr="004A6E66">
          <w:rPr>
            <w:rFonts w:ascii="Arial" w:hAnsi="Arial" w:cs="Arial"/>
            <w:sz w:val="22"/>
            <w:szCs w:val="22"/>
            <w:rPrChange w:id="2135" w:author="GHIA" w:date="2023-09-22T10:08:00Z">
              <w:rPr>
                <w:rFonts w:ascii="Arial" w:hAnsi="Arial" w:cs="Arial"/>
                <w:sz w:val="22"/>
                <w:szCs w:val="22"/>
                <w:highlight w:val="red"/>
              </w:rPr>
            </w:rPrChange>
          </w:rPr>
          <w:t>3,000</w:t>
        </w:r>
      </w:ins>
      <w:ins w:id="2136" w:author="Auditor Interno" w:date="2019-10-10T16:03:00Z">
        <w:del w:id="2137" w:author="GHIA" w:date="2023-09-21T13:52:00Z">
          <w:r w:rsidR="00421106" w:rsidRPr="004A6E66" w:rsidDel="00944A0B">
            <w:rPr>
              <w:rFonts w:ascii="Arial" w:hAnsi="Arial" w:cs="Arial"/>
              <w:sz w:val="22"/>
              <w:szCs w:val="22"/>
              <w:rPrChange w:id="2138" w:author="GHIA" w:date="2023-09-22T10:08:00Z">
                <w:rPr>
                  <w:rFonts w:ascii="Tahoma" w:hAnsi="Tahoma" w:cs="Tahoma"/>
                  <w:sz w:val="23"/>
                  <w:szCs w:val="23"/>
                </w:rPr>
              </w:rPrChange>
            </w:rPr>
            <w:delText>1</w:delText>
          </w:r>
        </w:del>
      </w:ins>
      <w:ins w:id="2139" w:author="Auditor Interno" w:date="2019-10-10T16:15:00Z">
        <w:del w:id="2140" w:author="GHIA" w:date="2023-09-21T13:52:00Z">
          <w:r w:rsidR="002778DB" w:rsidRPr="004A6E66" w:rsidDel="00944A0B">
            <w:rPr>
              <w:rFonts w:ascii="Arial" w:hAnsi="Arial" w:cs="Arial"/>
              <w:sz w:val="22"/>
              <w:szCs w:val="22"/>
              <w:rPrChange w:id="2141" w:author="GHIA" w:date="2023-09-22T10:08:00Z">
                <w:rPr>
                  <w:rFonts w:ascii="Tahoma" w:hAnsi="Tahoma" w:cs="Tahoma"/>
                  <w:sz w:val="23"/>
                  <w:szCs w:val="23"/>
                </w:rPr>
              </w:rPrChange>
            </w:rPr>
            <w:delText>7</w:delText>
          </w:r>
        </w:del>
      </w:ins>
      <w:ins w:id="2142" w:author="Auditor Interno" w:date="2019-10-10T16:03:00Z">
        <w:del w:id="2143" w:author="GHIA" w:date="2023-09-21T13:52:00Z">
          <w:r w:rsidR="00421106" w:rsidRPr="004A6E66" w:rsidDel="00944A0B">
            <w:rPr>
              <w:rFonts w:ascii="Arial" w:hAnsi="Arial" w:cs="Arial"/>
              <w:sz w:val="22"/>
              <w:szCs w:val="22"/>
              <w:rPrChange w:id="2144" w:author="GHIA" w:date="2023-09-22T10:08:00Z">
                <w:rPr>
                  <w:rFonts w:ascii="Tahoma" w:hAnsi="Tahoma" w:cs="Tahoma"/>
                  <w:sz w:val="23"/>
                  <w:szCs w:val="23"/>
                </w:rPr>
              </w:rPrChange>
            </w:rPr>
            <w:delText>00</w:delText>
          </w:r>
        </w:del>
        <w:r w:rsidR="00421106" w:rsidRPr="004A6E66">
          <w:rPr>
            <w:rFonts w:ascii="Arial" w:hAnsi="Arial" w:cs="Arial"/>
            <w:sz w:val="22"/>
            <w:szCs w:val="22"/>
            <w:rPrChange w:id="2145" w:author="GHIA" w:date="2023-09-22T10:08:00Z">
              <w:rPr>
                <w:rFonts w:ascii="Tahoma" w:hAnsi="Tahoma" w:cs="Tahoma"/>
                <w:sz w:val="23"/>
                <w:szCs w:val="23"/>
              </w:rPr>
            </w:rPrChange>
          </w:rPr>
          <w:t xml:space="preserve">.00 </w:t>
        </w:r>
      </w:ins>
      <w:del w:id="2146" w:author="Guadalupe Arana" w:date="2018-08-14T11:29:00Z">
        <w:r w:rsidRPr="004A6E66" w:rsidDel="00A41D06">
          <w:rPr>
            <w:rFonts w:ascii="Arial" w:hAnsi="Arial" w:cs="Arial"/>
            <w:sz w:val="22"/>
            <w:szCs w:val="22"/>
            <w:rPrChange w:id="2147" w:author="GHIA" w:date="2023-09-22T10:08:00Z">
              <w:rPr>
                <w:rFonts w:ascii="Tahoma" w:hAnsi="Tahoma" w:cs="Tahoma"/>
              </w:rPr>
            </w:rPrChange>
          </w:rPr>
          <w:delText>comisionada</w:delText>
        </w:r>
      </w:del>
      <w:ins w:id="2148" w:author="Guadalupe Arana" w:date="2018-08-14T11:29:00Z">
        <w:r w:rsidR="00A41D06" w:rsidRPr="004A6E66">
          <w:rPr>
            <w:rFonts w:ascii="Arial" w:hAnsi="Arial" w:cs="Arial"/>
            <w:sz w:val="22"/>
            <w:szCs w:val="22"/>
            <w:rPrChange w:id="2149" w:author="GHIA" w:date="2023-09-22T10:08:00Z">
              <w:rPr>
                <w:rFonts w:ascii="Tahoma" w:hAnsi="Tahoma" w:cs="Tahoma"/>
              </w:rPr>
            </w:rPrChange>
          </w:rPr>
          <w:t>por noche</w:t>
        </w:r>
      </w:ins>
      <w:r w:rsidRPr="004A6E66">
        <w:rPr>
          <w:rFonts w:ascii="Arial" w:hAnsi="Arial" w:cs="Arial"/>
          <w:sz w:val="22"/>
          <w:szCs w:val="22"/>
          <w:rPrChange w:id="2150" w:author="GHIA" w:date="2023-09-22T10:08:00Z">
            <w:rPr>
              <w:rFonts w:ascii="Tahoma" w:hAnsi="Tahoma" w:cs="Tahoma"/>
            </w:rPr>
          </w:rPrChange>
        </w:rPr>
        <w:t xml:space="preserve"> </w:t>
      </w:r>
      <w:ins w:id="2151" w:author="Auditor Interno" w:date="2019-10-10T16:15:00Z">
        <w:r w:rsidR="002778DB" w:rsidRPr="004A6E66">
          <w:rPr>
            <w:rFonts w:ascii="Arial" w:hAnsi="Arial" w:cs="Arial"/>
            <w:sz w:val="22"/>
            <w:szCs w:val="22"/>
            <w:rPrChange w:id="2152" w:author="GHIA" w:date="2023-09-22T10:08:00Z">
              <w:rPr>
                <w:rFonts w:ascii="Tahoma" w:hAnsi="Tahoma" w:cs="Tahoma"/>
                <w:sz w:val="23"/>
                <w:szCs w:val="23"/>
              </w:rPr>
            </w:rPrChange>
          </w:rPr>
          <w:t xml:space="preserve">en hoteles con desayuno incluido, </w:t>
        </w:r>
      </w:ins>
      <w:del w:id="2153" w:author="Auditor Interno" w:date="2019-10-10T16:03:00Z">
        <w:r w:rsidRPr="004A6E66" w:rsidDel="00421106">
          <w:rPr>
            <w:rFonts w:ascii="Arial" w:hAnsi="Arial" w:cs="Arial"/>
            <w:sz w:val="22"/>
            <w:szCs w:val="22"/>
            <w:rPrChange w:id="2154" w:author="GHIA" w:date="2023-09-22T10:08:00Z">
              <w:rPr>
                <w:rFonts w:ascii="Tahoma" w:hAnsi="Tahoma" w:cs="Tahoma"/>
              </w:rPr>
            </w:rPrChange>
          </w:rPr>
          <w:delText>por este concepto será de $</w:delText>
        </w:r>
        <w:r w:rsidR="00EE454C" w:rsidRPr="004A6E66" w:rsidDel="00421106">
          <w:rPr>
            <w:rFonts w:ascii="Arial" w:hAnsi="Arial" w:cs="Arial"/>
            <w:sz w:val="22"/>
            <w:szCs w:val="22"/>
            <w:rPrChange w:id="2155" w:author="GHIA" w:date="2023-09-22T10:08:00Z">
              <w:rPr>
                <w:rFonts w:ascii="Tahoma" w:hAnsi="Tahoma" w:cs="Tahoma"/>
              </w:rPr>
            </w:rPrChange>
          </w:rPr>
          <w:delText>750.00</w:delText>
        </w:r>
        <w:r w:rsidRPr="004A6E66" w:rsidDel="00421106">
          <w:rPr>
            <w:rFonts w:ascii="Arial" w:hAnsi="Arial" w:cs="Arial"/>
            <w:sz w:val="22"/>
            <w:szCs w:val="22"/>
            <w:rPrChange w:id="2156" w:author="GHIA" w:date="2023-09-22T10:08:00Z">
              <w:rPr>
                <w:rFonts w:ascii="Tahoma" w:hAnsi="Tahoma" w:cs="Tahoma"/>
              </w:rPr>
            </w:rPrChange>
          </w:rPr>
          <w:delText xml:space="preserve"> </w:delText>
        </w:r>
      </w:del>
      <w:del w:id="2157" w:author="Guadalupe Arana" w:date="2018-08-14T11:29:00Z">
        <w:r w:rsidRPr="004A6E66" w:rsidDel="00A41D06">
          <w:rPr>
            <w:rFonts w:ascii="Arial" w:hAnsi="Arial" w:cs="Arial"/>
            <w:sz w:val="22"/>
            <w:szCs w:val="22"/>
            <w:rPrChange w:id="2158" w:author="GHIA" w:date="2023-09-22T10:08:00Z">
              <w:rPr>
                <w:rFonts w:ascii="Tahoma" w:hAnsi="Tahoma" w:cs="Tahoma"/>
              </w:rPr>
            </w:rPrChange>
          </w:rPr>
          <w:delText xml:space="preserve">diarios </w:delText>
        </w:r>
      </w:del>
      <w:del w:id="2159" w:author="Auditor Interno" w:date="2019-10-10T16:04:00Z">
        <w:r w:rsidRPr="004A6E66" w:rsidDel="00421106">
          <w:rPr>
            <w:rFonts w:ascii="Arial" w:hAnsi="Arial" w:cs="Arial"/>
            <w:sz w:val="22"/>
            <w:szCs w:val="22"/>
            <w:rPrChange w:id="2160" w:author="GHIA" w:date="2023-09-22T10:08:00Z">
              <w:rPr>
                <w:rFonts w:ascii="Tahoma" w:hAnsi="Tahoma" w:cs="Tahoma"/>
              </w:rPr>
            </w:rPrChange>
          </w:rPr>
          <w:delText>incluyendo</w:delText>
        </w:r>
        <w:r w:rsidRPr="004A6E66" w:rsidDel="00713869">
          <w:rPr>
            <w:rFonts w:ascii="Arial" w:hAnsi="Arial" w:cs="Arial"/>
            <w:sz w:val="22"/>
            <w:szCs w:val="22"/>
            <w:rPrChange w:id="2161" w:author="GHIA" w:date="2023-09-22T10:08:00Z">
              <w:rPr>
                <w:rFonts w:ascii="Tahoma" w:hAnsi="Tahoma" w:cs="Tahoma"/>
              </w:rPr>
            </w:rPrChange>
          </w:rPr>
          <w:delText xml:space="preserve"> </w:delText>
        </w:r>
      </w:del>
      <w:del w:id="2162" w:author="Auditor Interno" w:date="2019-10-10T16:16:00Z">
        <w:r w:rsidRPr="004A6E66" w:rsidDel="002778DB">
          <w:rPr>
            <w:rFonts w:ascii="Arial" w:hAnsi="Arial" w:cs="Arial"/>
            <w:sz w:val="22"/>
            <w:szCs w:val="22"/>
            <w:rPrChange w:id="2163" w:author="GHIA" w:date="2023-09-22T10:08:00Z">
              <w:rPr>
                <w:rFonts w:ascii="Tahoma" w:hAnsi="Tahoma" w:cs="Tahoma"/>
              </w:rPr>
            </w:rPrChange>
          </w:rPr>
          <w:delText xml:space="preserve">impuestos, </w:delText>
        </w:r>
      </w:del>
      <w:r w:rsidRPr="004A6E66">
        <w:rPr>
          <w:rFonts w:ascii="Arial" w:hAnsi="Arial" w:cs="Arial"/>
          <w:sz w:val="22"/>
          <w:szCs w:val="22"/>
          <w:rPrChange w:id="2164" w:author="GHIA" w:date="2023-09-22T10:08:00Z">
            <w:rPr>
              <w:rFonts w:ascii="Tahoma" w:hAnsi="Tahoma" w:cs="Tahoma"/>
            </w:rPr>
          </w:rPrChange>
        </w:rPr>
        <w:t xml:space="preserve">este gasto deberá ser </w:t>
      </w:r>
      <w:del w:id="2165" w:author="Guadalupe Arana" w:date="2018-08-14T11:30:00Z">
        <w:r w:rsidRPr="004A6E66" w:rsidDel="00A41D06">
          <w:rPr>
            <w:rFonts w:ascii="Arial" w:hAnsi="Arial" w:cs="Arial"/>
            <w:sz w:val="22"/>
            <w:szCs w:val="22"/>
            <w:rPrChange w:id="2166" w:author="GHIA" w:date="2023-09-22T10:08:00Z">
              <w:rPr>
                <w:rFonts w:ascii="Tahoma" w:hAnsi="Tahoma" w:cs="Tahoma"/>
              </w:rPr>
            </w:rPrChange>
          </w:rPr>
          <w:delText xml:space="preserve">comprobado </w:delText>
        </w:r>
      </w:del>
      <w:ins w:id="2167" w:author="Guadalupe Arana" w:date="2018-08-14T11:30:00Z">
        <w:r w:rsidR="00A41D06" w:rsidRPr="004A6E66">
          <w:rPr>
            <w:rFonts w:ascii="Arial" w:hAnsi="Arial" w:cs="Arial"/>
            <w:sz w:val="22"/>
            <w:szCs w:val="22"/>
            <w:rPrChange w:id="2168" w:author="GHIA" w:date="2023-09-22T10:08:00Z">
              <w:rPr>
                <w:rFonts w:ascii="Tahoma" w:hAnsi="Tahoma" w:cs="Tahoma"/>
              </w:rPr>
            </w:rPrChange>
          </w:rPr>
          <w:t xml:space="preserve">soportado </w:t>
        </w:r>
      </w:ins>
      <w:r w:rsidRPr="004A6E66">
        <w:rPr>
          <w:rFonts w:ascii="Arial" w:hAnsi="Arial" w:cs="Arial"/>
          <w:sz w:val="22"/>
          <w:szCs w:val="22"/>
          <w:rPrChange w:id="2169" w:author="GHIA" w:date="2023-09-22T10:08:00Z">
            <w:rPr>
              <w:rFonts w:ascii="Tahoma" w:hAnsi="Tahoma" w:cs="Tahoma"/>
            </w:rPr>
          </w:rPrChange>
        </w:rPr>
        <w:t xml:space="preserve">con </w:t>
      </w:r>
      <w:del w:id="2170" w:author="Guadalupe Arana" w:date="2018-08-14T11:29:00Z">
        <w:r w:rsidRPr="004A6E66" w:rsidDel="00A41D06">
          <w:rPr>
            <w:rFonts w:ascii="Arial" w:hAnsi="Arial" w:cs="Arial"/>
            <w:sz w:val="22"/>
            <w:szCs w:val="22"/>
            <w:rPrChange w:id="2171" w:author="GHIA" w:date="2023-09-22T10:08:00Z">
              <w:rPr>
                <w:rFonts w:ascii="Tahoma" w:hAnsi="Tahoma" w:cs="Tahoma"/>
              </w:rPr>
            </w:rPrChange>
          </w:rPr>
          <w:delText>la documentación soporte conteniendo los requisitos fiscales establecidos en la Ley del Impuesto sobre la Renta y Ley de Impuesto al Valor Agregado</w:delText>
        </w:r>
      </w:del>
      <w:ins w:id="2172" w:author="Guadalupe Arana" w:date="2018-08-14T11:29:00Z">
        <w:r w:rsidR="00A41D06" w:rsidRPr="004A6E66">
          <w:rPr>
            <w:rFonts w:ascii="Arial" w:hAnsi="Arial" w:cs="Arial"/>
            <w:sz w:val="22"/>
            <w:szCs w:val="22"/>
            <w:rPrChange w:id="2173" w:author="GHIA" w:date="2023-09-22T10:08:00Z">
              <w:rPr>
                <w:rFonts w:ascii="Tahoma" w:hAnsi="Tahoma" w:cs="Tahoma"/>
              </w:rPr>
            </w:rPrChange>
          </w:rPr>
          <w:t>el comprobante respectivo atendiendo a las presentes políticas</w:t>
        </w:r>
      </w:ins>
      <w:r w:rsidRPr="004A6E66">
        <w:rPr>
          <w:rFonts w:ascii="Arial" w:hAnsi="Arial" w:cs="Arial"/>
          <w:sz w:val="22"/>
          <w:szCs w:val="22"/>
          <w:rPrChange w:id="2174" w:author="GHIA" w:date="2023-09-22T10:08:00Z">
            <w:rPr>
              <w:rFonts w:ascii="Tahoma" w:hAnsi="Tahoma" w:cs="Tahoma"/>
            </w:rPr>
          </w:rPrChange>
        </w:rPr>
        <w:t>.</w:t>
      </w:r>
    </w:p>
    <w:p w14:paraId="5F52D109" w14:textId="17116D38" w:rsidR="00D9263E" w:rsidRPr="004A6E66" w:rsidDel="00834D28" w:rsidRDefault="00D9263E" w:rsidP="00B70614">
      <w:pPr>
        <w:numPr>
          <w:ilvl w:val="0"/>
          <w:numId w:val="18"/>
        </w:numPr>
        <w:autoSpaceDE w:val="0"/>
        <w:autoSpaceDN w:val="0"/>
        <w:adjustRightInd w:val="0"/>
        <w:spacing w:before="60" w:after="60"/>
        <w:ind w:left="709" w:hanging="283"/>
        <w:jc w:val="both"/>
        <w:rPr>
          <w:del w:id="2175" w:author="Auditor Interno" w:date="2019-10-10T16:16:00Z"/>
          <w:rFonts w:ascii="Arial" w:hAnsi="Arial" w:cs="Arial"/>
          <w:sz w:val="22"/>
          <w:szCs w:val="22"/>
          <w:rPrChange w:id="2176" w:author="GHIA" w:date="2023-09-22T10:08:00Z">
            <w:rPr>
              <w:del w:id="2177" w:author="Auditor Interno" w:date="2019-10-10T16:16:00Z"/>
              <w:rFonts w:ascii="Tahoma" w:hAnsi="Tahoma" w:cs="Tahoma"/>
            </w:rPr>
          </w:rPrChange>
        </w:rPr>
      </w:pPr>
      <w:del w:id="2178" w:author="Auditor Interno" w:date="2019-10-10T16:16:00Z">
        <w:r w:rsidRPr="004A6E66" w:rsidDel="00834D28">
          <w:rPr>
            <w:rFonts w:ascii="Arial" w:hAnsi="Arial" w:cs="Arial"/>
            <w:sz w:val="22"/>
            <w:szCs w:val="22"/>
            <w:rPrChange w:id="2179" w:author="GHIA" w:date="2023-09-22T10:08:00Z">
              <w:rPr>
                <w:rFonts w:ascii="Tahoma" w:hAnsi="Tahoma" w:cs="Tahoma"/>
              </w:rPr>
            </w:rPrChange>
          </w:rPr>
          <w:delText xml:space="preserve">En caso de hospedaje en Hoteles </w:delText>
        </w:r>
      </w:del>
      <w:del w:id="2180" w:author="Auditor Interno" w:date="2019-10-10T16:06:00Z">
        <w:r w:rsidRPr="004A6E66" w:rsidDel="00713869">
          <w:rPr>
            <w:rFonts w:ascii="Arial" w:hAnsi="Arial" w:cs="Arial"/>
            <w:sz w:val="22"/>
            <w:szCs w:val="22"/>
            <w:rPrChange w:id="2181" w:author="GHIA" w:date="2023-09-22T10:08:00Z">
              <w:rPr>
                <w:rFonts w:ascii="Tahoma" w:hAnsi="Tahoma" w:cs="Tahoma"/>
              </w:rPr>
            </w:rPrChange>
          </w:rPr>
          <w:delText xml:space="preserve">Todo </w:delText>
        </w:r>
      </w:del>
      <w:del w:id="2182" w:author="Auditor Interno" w:date="2019-10-10T16:16:00Z">
        <w:r w:rsidRPr="004A6E66" w:rsidDel="00834D28">
          <w:rPr>
            <w:rFonts w:ascii="Arial" w:hAnsi="Arial" w:cs="Arial"/>
            <w:sz w:val="22"/>
            <w:szCs w:val="22"/>
            <w:rPrChange w:id="2183" w:author="GHIA" w:date="2023-09-22T10:08:00Z">
              <w:rPr>
                <w:rFonts w:ascii="Tahoma" w:hAnsi="Tahoma" w:cs="Tahoma"/>
              </w:rPr>
            </w:rPrChange>
          </w:rPr>
          <w:delText xml:space="preserve">Incluido el monto máximo </w:delText>
        </w:r>
      </w:del>
      <w:del w:id="2184" w:author="Auditor Interno" w:date="2019-01-02T15:16:00Z">
        <w:r w:rsidRPr="004A6E66" w:rsidDel="00D26D61">
          <w:rPr>
            <w:rFonts w:ascii="Arial" w:hAnsi="Arial" w:cs="Arial"/>
            <w:sz w:val="22"/>
            <w:szCs w:val="22"/>
            <w:rPrChange w:id="2185" w:author="GHIA" w:date="2023-09-22T10:08:00Z">
              <w:rPr>
                <w:rFonts w:ascii="Tahoma" w:hAnsi="Tahoma" w:cs="Tahoma"/>
              </w:rPr>
            </w:rPrChange>
          </w:rPr>
          <w:delText>d</w:delText>
        </w:r>
      </w:del>
      <w:del w:id="2186" w:author="Auditor Interno" w:date="2019-10-10T16:16:00Z">
        <w:r w:rsidRPr="004A6E66" w:rsidDel="00834D28">
          <w:rPr>
            <w:rFonts w:ascii="Arial" w:hAnsi="Arial" w:cs="Arial"/>
            <w:sz w:val="22"/>
            <w:szCs w:val="22"/>
            <w:rPrChange w:id="2187" w:author="GHIA" w:date="2023-09-22T10:08:00Z">
              <w:rPr>
                <w:rFonts w:ascii="Tahoma" w:hAnsi="Tahoma" w:cs="Tahoma"/>
              </w:rPr>
            </w:rPrChange>
          </w:rPr>
          <w:delText xml:space="preserve">e gastos diario por </w:delText>
        </w:r>
      </w:del>
      <w:ins w:id="2188" w:author="Guadalupe Arana" w:date="2018-08-14T11:30:00Z">
        <w:del w:id="2189" w:author="Auditor Interno" w:date="2019-10-10T16:16:00Z">
          <w:r w:rsidR="00A41D06" w:rsidRPr="004A6E66" w:rsidDel="00834D28">
            <w:rPr>
              <w:rFonts w:ascii="Arial" w:hAnsi="Arial" w:cs="Arial"/>
              <w:sz w:val="22"/>
              <w:szCs w:val="22"/>
              <w:rPrChange w:id="2190" w:author="GHIA" w:date="2023-09-22T10:08:00Z">
                <w:rPr>
                  <w:rFonts w:ascii="Tahoma" w:hAnsi="Tahoma" w:cs="Tahoma"/>
                </w:rPr>
              </w:rPrChange>
            </w:rPr>
            <w:delText xml:space="preserve">noche </w:delText>
          </w:r>
        </w:del>
        <w:del w:id="2191" w:author="Auditor Interno" w:date="2019-10-10T16:06:00Z">
          <w:r w:rsidR="00A41D06" w:rsidRPr="004A6E66" w:rsidDel="00B56B97">
            <w:rPr>
              <w:rFonts w:ascii="Arial" w:hAnsi="Arial" w:cs="Arial"/>
              <w:sz w:val="22"/>
              <w:szCs w:val="22"/>
              <w:rPrChange w:id="2192" w:author="GHIA" w:date="2023-09-22T10:08:00Z">
                <w:rPr>
                  <w:rFonts w:ascii="Tahoma" w:hAnsi="Tahoma" w:cs="Tahoma"/>
                </w:rPr>
              </w:rPrChange>
            </w:rPr>
            <w:delText xml:space="preserve">por </w:delText>
          </w:r>
        </w:del>
      </w:ins>
      <w:del w:id="2193" w:author="Auditor Interno" w:date="2019-10-10T16:06:00Z">
        <w:r w:rsidRPr="004A6E66" w:rsidDel="00B56B97">
          <w:rPr>
            <w:rFonts w:ascii="Arial" w:hAnsi="Arial" w:cs="Arial"/>
            <w:sz w:val="22"/>
            <w:szCs w:val="22"/>
            <w:rPrChange w:id="2194" w:author="GHIA" w:date="2023-09-22T10:08:00Z">
              <w:rPr>
                <w:rFonts w:ascii="Tahoma" w:hAnsi="Tahoma" w:cs="Tahoma"/>
              </w:rPr>
            </w:rPrChange>
          </w:rPr>
          <w:delText xml:space="preserve">persona comisionada </w:delText>
        </w:r>
      </w:del>
      <w:del w:id="2195" w:author="Auditor Interno" w:date="2019-10-10T16:16:00Z">
        <w:r w:rsidRPr="004A6E66" w:rsidDel="00834D28">
          <w:rPr>
            <w:rFonts w:ascii="Arial" w:hAnsi="Arial" w:cs="Arial"/>
            <w:sz w:val="22"/>
            <w:szCs w:val="22"/>
            <w:rPrChange w:id="2196" w:author="GHIA" w:date="2023-09-22T10:08:00Z">
              <w:rPr>
                <w:rFonts w:ascii="Tahoma" w:hAnsi="Tahoma" w:cs="Tahoma"/>
              </w:rPr>
            </w:rPrChange>
          </w:rPr>
          <w:delText xml:space="preserve">será de </w:delText>
        </w:r>
        <w:r w:rsidR="00EE454C" w:rsidRPr="004A6E66" w:rsidDel="00834D28">
          <w:rPr>
            <w:rFonts w:ascii="Arial" w:hAnsi="Arial" w:cs="Arial"/>
            <w:sz w:val="22"/>
            <w:szCs w:val="22"/>
            <w:rPrChange w:id="2197" w:author="GHIA" w:date="2023-09-22T10:08:00Z">
              <w:rPr>
                <w:rFonts w:ascii="Tahoma" w:hAnsi="Tahoma" w:cs="Tahoma"/>
              </w:rPr>
            </w:rPrChange>
          </w:rPr>
          <w:delText>$1</w:delText>
        </w:r>
        <w:r w:rsidRPr="004A6E66" w:rsidDel="00834D28">
          <w:rPr>
            <w:rFonts w:ascii="Arial" w:hAnsi="Arial" w:cs="Arial"/>
            <w:sz w:val="22"/>
            <w:szCs w:val="22"/>
            <w:rPrChange w:id="2198" w:author="GHIA" w:date="2023-09-22T10:08:00Z">
              <w:rPr>
                <w:rFonts w:ascii="Tahoma" w:hAnsi="Tahoma" w:cs="Tahoma"/>
              </w:rPr>
            </w:rPrChange>
          </w:rPr>
          <w:delText>,</w:delText>
        </w:r>
      </w:del>
      <w:del w:id="2199" w:author="Auditor Interno" w:date="2019-10-10T16:06:00Z">
        <w:r w:rsidR="00A80C0B" w:rsidRPr="004A6E66" w:rsidDel="00B56B97">
          <w:rPr>
            <w:rFonts w:ascii="Arial" w:hAnsi="Arial" w:cs="Arial"/>
            <w:sz w:val="22"/>
            <w:szCs w:val="22"/>
            <w:rPrChange w:id="2200" w:author="GHIA" w:date="2023-09-22T10:08:00Z">
              <w:rPr>
                <w:rFonts w:ascii="Tahoma" w:hAnsi="Tahoma" w:cs="Tahoma"/>
              </w:rPr>
            </w:rPrChange>
          </w:rPr>
          <w:delText>3</w:delText>
        </w:r>
      </w:del>
      <w:del w:id="2201" w:author="Auditor Interno" w:date="2019-10-10T16:16:00Z">
        <w:r w:rsidRPr="004A6E66" w:rsidDel="00834D28">
          <w:rPr>
            <w:rFonts w:ascii="Arial" w:hAnsi="Arial" w:cs="Arial"/>
            <w:sz w:val="22"/>
            <w:szCs w:val="22"/>
            <w:rPrChange w:id="2202" w:author="GHIA" w:date="2023-09-22T10:08:00Z">
              <w:rPr>
                <w:rFonts w:ascii="Tahoma" w:hAnsi="Tahoma" w:cs="Tahoma"/>
              </w:rPr>
            </w:rPrChange>
          </w:rPr>
          <w:delText>00.00</w:delText>
        </w:r>
      </w:del>
      <w:ins w:id="2203" w:author="Guadalupe Arana" w:date="2018-08-14T11:30:00Z">
        <w:del w:id="2204" w:author="Auditor Interno" w:date="2019-10-10T16:16:00Z">
          <w:r w:rsidR="009B218F" w:rsidRPr="004A6E66" w:rsidDel="00834D28">
            <w:rPr>
              <w:rFonts w:ascii="Arial" w:hAnsi="Arial" w:cs="Arial"/>
              <w:sz w:val="22"/>
              <w:szCs w:val="22"/>
              <w:rPrChange w:id="2205" w:author="GHIA" w:date="2023-09-22T10:08:00Z">
                <w:rPr>
                  <w:rFonts w:ascii="Tahoma" w:hAnsi="Tahoma" w:cs="Tahoma"/>
                </w:rPr>
              </w:rPrChange>
            </w:rPr>
            <w:delText xml:space="preserve"> en total</w:delText>
          </w:r>
        </w:del>
      </w:ins>
      <w:del w:id="2206" w:author="Auditor Interno" w:date="2019-10-10T16:16:00Z">
        <w:r w:rsidRPr="004A6E66" w:rsidDel="00834D28">
          <w:rPr>
            <w:rFonts w:ascii="Arial" w:hAnsi="Arial" w:cs="Arial"/>
            <w:sz w:val="22"/>
            <w:szCs w:val="22"/>
            <w:rPrChange w:id="2207" w:author="GHIA" w:date="2023-09-22T10:08:00Z">
              <w:rPr>
                <w:rFonts w:ascii="Tahoma" w:hAnsi="Tahoma" w:cs="Tahoma"/>
              </w:rPr>
            </w:rPrChange>
          </w:rPr>
          <w:delText xml:space="preserve"> diarios incluyendo impuestos, este gasto deberá ser comprobado con la documentación soporte conteniendo los requisitos fiscales establecidos en la Ley del Impuesto sobre la Renta y Ley de Impuesto al Valor Agregado.</w:delText>
        </w:r>
      </w:del>
      <w:ins w:id="2208" w:author="Guadalupe Arana" w:date="2018-08-14T11:31:00Z">
        <w:del w:id="2209" w:author="Auditor Interno" w:date="2019-10-10T16:16:00Z">
          <w:r w:rsidR="009B218F" w:rsidRPr="004A6E66" w:rsidDel="00834D28">
            <w:rPr>
              <w:rFonts w:ascii="Arial" w:hAnsi="Arial" w:cs="Arial"/>
              <w:sz w:val="22"/>
              <w:szCs w:val="22"/>
              <w:rPrChange w:id="2210" w:author="GHIA" w:date="2023-09-22T10:08:00Z">
                <w:rPr>
                  <w:rFonts w:ascii="Tahoma" w:hAnsi="Tahoma" w:cs="Tahoma"/>
                </w:rPr>
              </w:rPrChange>
            </w:rPr>
            <w:delText>soportado con el comprobante respectivo atendiendo a las presentes políticas</w:delText>
          </w:r>
        </w:del>
      </w:ins>
    </w:p>
    <w:p w14:paraId="072A29B4" w14:textId="1297B146" w:rsidR="00B70614" w:rsidRPr="006203B0" w:rsidRDefault="00B70614" w:rsidP="00B70614">
      <w:pPr>
        <w:numPr>
          <w:ilvl w:val="0"/>
          <w:numId w:val="18"/>
        </w:numPr>
        <w:autoSpaceDE w:val="0"/>
        <w:autoSpaceDN w:val="0"/>
        <w:adjustRightInd w:val="0"/>
        <w:spacing w:before="60" w:after="60"/>
        <w:ind w:left="709" w:hanging="283"/>
        <w:jc w:val="both"/>
        <w:rPr>
          <w:rFonts w:ascii="Arial" w:hAnsi="Arial" w:cs="Arial"/>
          <w:sz w:val="22"/>
          <w:szCs w:val="22"/>
          <w:rPrChange w:id="2211" w:author="Auditor Interno" w:date="2019-10-10T16:21:00Z">
            <w:rPr>
              <w:rFonts w:ascii="Tahoma" w:hAnsi="Tahoma" w:cs="Tahoma"/>
            </w:rPr>
          </w:rPrChange>
        </w:rPr>
      </w:pPr>
      <w:r w:rsidRPr="004A6E66">
        <w:rPr>
          <w:rFonts w:ascii="Arial" w:hAnsi="Arial" w:cs="Arial"/>
          <w:sz w:val="22"/>
          <w:szCs w:val="22"/>
          <w:rPrChange w:id="2212" w:author="GHIA" w:date="2023-09-22T10:08:00Z">
            <w:rPr>
              <w:rFonts w:ascii="Tahoma" w:hAnsi="Tahoma" w:cs="Tahoma"/>
            </w:rPr>
          </w:rPrChange>
        </w:rPr>
        <w:t>En aquellos casos en que la ubicación de la Sociedad que se visite</w:t>
      </w:r>
      <w:r w:rsidRPr="006203B0">
        <w:rPr>
          <w:rFonts w:ascii="Arial" w:hAnsi="Arial" w:cs="Arial"/>
          <w:sz w:val="22"/>
          <w:szCs w:val="22"/>
          <w:rPrChange w:id="2213" w:author="Auditor Interno" w:date="2019-10-10T16:21:00Z">
            <w:rPr>
              <w:rFonts w:ascii="Tahoma" w:hAnsi="Tahoma" w:cs="Tahoma"/>
            </w:rPr>
          </w:rPrChange>
        </w:rPr>
        <w:t xml:space="preserve"> se encuentre en poblados donde no se expiden facturas o recibos con requisitos fiscales, se establece un máximo de </w:t>
      </w:r>
      <w:r w:rsidR="00EE454C" w:rsidRPr="006203B0">
        <w:rPr>
          <w:rFonts w:ascii="Arial" w:hAnsi="Arial" w:cs="Arial"/>
          <w:sz w:val="22"/>
          <w:szCs w:val="22"/>
          <w:rPrChange w:id="2214" w:author="Auditor Interno" w:date="2019-10-10T16:21:00Z">
            <w:rPr>
              <w:rFonts w:ascii="Tahoma" w:hAnsi="Tahoma" w:cs="Tahoma"/>
            </w:rPr>
          </w:rPrChange>
        </w:rPr>
        <w:t>$</w:t>
      </w:r>
      <w:del w:id="2215" w:author="Auditor Interno" w:date="2019-10-10T16:16:00Z">
        <w:r w:rsidR="00A80C0B" w:rsidRPr="006203B0" w:rsidDel="00834D28">
          <w:rPr>
            <w:rFonts w:ascii="Arial" w:hAnsi="Arial" w:cs="Arial"/>
            <w:sz w:val="22"/>
            <w:szCs w:val="22"/>
            <w:rPrChange w:id="2216" w:author="Auditor Interno" w:date="2019-10-10T16:21:00Z">
              <w:rPr>
                <w:rFonts w:ascii="Tahoma" w:hAnsi="Tahoma" w:cs="Tahoma"/>
              </w:rPr>
            </w:rPrChange>
          </w:rPr>
          <w:delText>2</w:delText>
        </w:r>
      </w:del>
      <w:r w:rsidR="00A80C0B" w:rsidRPr="006203B0">
        <w:rPr>
          <w:rFonts w:ascii="Arial" w:hAnsi="Arial" w:cs="Arial"/>
          <w:sz w:val="22"/>
          <w:szCs w:val="22"/>
          <w:rPrChange w:id="2217" w:author="Auditor Interno" w:date="2019-10-10T16:21:00Z">
            <w:rPr>
              <w:rFonts w:ascii="Tahoma" w:hAnsi="Tahoma" w:cs="Tahoma"/>
            </w:rPr>
          </w:rPrChange>
        </w:rPr>
        <w:t>5</w:t>
      </w:r>
      <w:ins w:id="2218" w:author="Auditor Interno" w:date="2019-10-10T16:16:00Z">
        <w:r w:rsidR="00834D28" w:rsidRPr="006203B0">
          <w:rPr>
            <w:rFonts w:ascii="Arial" w:hAnsi="Arial" w:cs="Arial"/>
            <w:sz w:val="22"/>
            <w:szCs w:val="22"/>
            <w:rPrChange w:id="2219" w:author="Auditor Interno" w:date="2019-10-10T16:21:00Z">
              <w:rPr>
                <w:rFonts w:ascii="Tahoma" w:hAnsi="Tahoma" w:cs="Tahoma"/>
                <w:sz w:val="23"/>
                <w:szCs w:val="23"/>
              </w:rPr>
            </w:rPrChange>
          </w:rPr>
          <w:t>0</w:t>
        </w:r>
      </w:ins>
      <w:r w:rsidR="00A80C0B" w:rsidRPr="006203B0">
        <w:rPr>
          <w:rFonts w:ascii="Arial" w:hAnsi="Arial" w:cs="Arial"/>
          <w:sz w:val="22"/>
          <w:szCs w:val="22"/>
          <w:rPrChange w:id="2220" w:author="Auditor Interno" w:date="2019-10-10T16:21:00Z">
            <w:rPr>
              <w:rFonts w:ascii="Tahoma" w:hAnsi="Tahoma" w:cs="Tahoma"/>
            </w:rPr>
          </w:rPrChange>
        </w:rPr>
        <w:t>0</w:t>
      </w:r>
      <w:r w:rsidRPr="006203B0">
        <w:rPr>
          <w:rFonts w:ascii="Arial" w:hAnsi="Arial" w:cs="Arial"/>
          <w:sz w:val="22"/>
          <w:szCs w:val="22"/>
          <w:rPrChange w:id="2221" w:author="Auditor Interno" w:date="2019-10-10T16:21:00Z">
            <w:rPr>
              <w:rFonts w:ascii="Tahoma" w:hAnsi="Tahoma" w:cs="Tahoma"/>
            </w:rPr>
          </w:rPrChange>
        </w:rPr>
        <w:t>.00 dia</w:t>
      </w:r>
      <w:r w:rsidR="00EE454C" w:rsidRPr="006203B0">
        <w:rPr>
          <w:rFonts w:ascii="Arial" w:hAnsi="Arial" w:cs="Arial"/>
          <w:sz w:val="22"/>
          <w:szCs w:val="22"/>
          <w:rPrChange w:id="2222" w:author="Auditor Interno" w:date="2019-10-10T16:21:00Z">
            <w:rPr>
              <w:rFonts w:ascii="Tahoma" w:hAnsi="Tahoma" w:cs="Tahoma"/>
            </w:rPr>
          </w:rPrChange>
        </w:rPr>
        <w:t>rios, comprobado con vale</w:t>
      </w:r>
      <w:r w:rsidR="00A358F7" w:rsidRPr="006203B0">
        <w:rPr>
          <w:rFonts w:ascii="Arial" w:hAnsi="Arial" w:cs="Arial"/>
          <w:sz w:val="22"/>
          <w:szCs w:val="22"/>
          <w:rPrChange w:id="2223" w:author="Auditor Interno" w:date="2019-10-10T16:21:00Z">
            <w:rPr>
              <w:rFonts w:ascii="Tahoma" w:hAnsi="Tahoma" w:cs="Tahoma"/>
            </w:rPr>
          </w:rPrChange>
        </w:rPr>
        <w:t>s</w:t>
      </w:r>
      <w:r w:rsidRPr="006203B0">
        <w:rPr>
          <w:rFonts w:ascii="Arial" w:hAnsi="Arial" w:cs="Arial"/>
          <w:sz w:val="22"/>
          <w:szCs w:val="22"/>
          <w:rPrChange w:id="2224" w:author="Auditor Interno" w:date="2019-10-10T16:21:00Z">
            <w:rPr>
              <w:rFonts w:ascii="Tahoma" w:hAnsi="Tahoma" w:cs="Tahoma"/>
            </w:rPr>
          </w:rPrChange>
        </w:rPr>
        <w:t>.</w:t>
      </w:r>
    </w:p>
    <w:p w14:paraId="778E9349" w14:textId="1BCC23AD" w:rsidR="00B70614" w:rsidRPr="006203B0" w:rsidRDefault="00B70614" w:rsidP="00B70614">
      <w:pPr>
        <w:numPr>
          <w:ilvl w:val="0"/>
          <w:numId w:val="18"/>
        </w:numPr>
        <w:autoSpaceDE w:val="0"/>
        <w:autoSpaceDN w:val="0"/>
        <w:adjustRightInd w:val="0"/>
        <w:spacing w:before="60" w:after="60"/>
        <w:ind w:left="709" w:hanging="283"/>
        <w:jc w:val="both"/>
        <w:rPr>
          <w:rFonts w:ascii="Arial" w:hAnsi="Arial" w:cs="Arial"/>
          <w:sz w:val="22"/>
          <w:szCs w:val="22"/>
          <w:rPrChange w:id="2225" w:author="Auditor Interno" w:date="2019-10-10T16:21:00Z">
            <w:rPr>
              <w:rFonts w:ascii="Tahoma" w:hAnsi="Tahoma" w:cs="Tahoma"/>
            </w:rPr>
          </w:rPrChange>
        </w:rPr>
      </w:pPr>
      <w:r w:rsidRPr="006203B0">
        <w:rPr>
          <w:rFonts w:ascii="Arial" w:hAnsi="Arial" w:cs="Arial"/>
          <w:sz w:val="22"/>
          <w:szCs w:val="22"/>
          <w:rPrChange w:id="2226" w:author="Auditor Interno" w:date="2019-10-10T16:21:00Z">
            <w:rPr>
              <w:rFonts w:ascii="Tahoma" w:hAnsi="Tahoma" w:cs="Tahoma"/>
            </w:rPr>
          </w:rPrChange>
        </w:rPr>
        <w:t>En casos excepcionales, por tratarse de ciudades donde los costos de hospedaje sean mayores la Gerente podrá autorizar un costo mayor</w:t>
      </w:r>
      <w:del w:id="2227" w:author="Guadalupe Arana" w:date="2018-08-14T11:31:00Z">
        <w:r w:rsidRPr="006203B0" w:rsidDel="009B218F">
          <w:rPr>
            <w:rFonts w:ascii="Arial" w:hAnsi="Arial" w:cs="Arial"/>
            <w:sz w:val="22"/>
            <w:szCs w:val="22"/>
            <w:rPrChange w:id="2228" w:author="Auditor Interno" w:date="2019-10-10T16:21:00Z">
              <w:rPr>
                <w:rFonts w:ascii="Tahoma" w:hAnsi="Tahoma" w:cs="Tahoma"/>
              </w:rPr>
            </w:rPrChange>
          </w:rPr>
          <w:delText>, para todo el personal y directivos</w:delText>
        </w:r>
      </w:del>
      <w:del w:id="2229" w:author="Guadalupe Arana" w:date="2018-08-14T11:32:00Z">
        <w:r w:rsidRPr="006203B0" w:rsidDel="009B218F">
          <w:rPr>
            <w:rFonts w:ascii="Arial" w:hAnsi="Arial" w:cs="Arial"/>
            <w:sz w:val="22"/>
            <w:szCs w:val="22"/>
            <w:rPrChange w:id="2230" w:author="Auditor Interno" w:date="2019-10-10T16:21:00Z">
              <w:rPr>
                <w:rFonts w:ascii="Tahoma" w:hAnsi="Tahoma" w:cs="Tahoma"/>
              </w:rPr>
            </w:rPrChange>
          </w:rPr>
          <w:delText xml:space="preserve">, mismo que no rebasara más de un </w:delText>
        </w:r>
        <w:r w:rsidR="00BB6DCF" w:rsidRPr="006203B0" w:rsidDel="009B218F">
          <w:rPr>
            <w:rFonts w:ascii="Arial" w:hAnsi="Arial" w:cs="Arial"/>
            <w:sz w:val="22"/>
            <w:szCs w:val="22"/>
            <w:rPrChange w:id="2231" w:author="Auditor Interno" w:date="2019-10-10T16:21:00Z">
              <w:rPr>
                <w:rFonts w:ascii="Tahoma" w:hAnsi="Tahoma" w:cs="Tahoma"/>
              </w:rPr>
            </w:rPrChange>
          </w:rPr>
          <w:delText>3</w:delText>
        </w:r>
        <w:r w:rsidRPr="006203B0" w:rsidDel="009B218F">
          <w:rPr>
            <w:rFonts w:ascii="Arial" w:hAnsi="Arial" w:cs="Arial"/>
            <w:sz w:val="22"/>
            <w:szCs w:val="22"/>
            <w:rPrChange w:id="2232" w:author="Auditor Interno" w:date="2019-10-10T16:21:00Z">
              <w:rPr>
                <w:rFonts w:ascii="Tahoma" w:hAnsi="Tahoma" w:cs="Tahoma"/>
              </w:rPr>
            </w:rPrChange>
          </w:rPr>
          <w:delText>0% del total del viatico autorizado</w:delText>
        </w:r>
      </w:del>
      <w:r w:rsidRPr="006203B0">
        <w:rPr>
          <w:rFonts w:ascii="Arial" w:hAnsi="Arial" w:cs="Arial"/>
          <w:sz w:val="22"/>
          <w:szCs w:val="22"/>
          <w:rPrChange w:id="2233" w:author="Auditor Interno" w:date="2019-10-10T16:21:00Z">
            <w:rPr>
              <w:rFonts w:ascii="Tahoma" w:hAnsi="Tahoma" w:cs="Tahoma"/>
            </w:rPr>
          </w:rPrChange>
        </w:rPr>
        <w:t>, con excepción de eventos cuyo costo sea fijo</w:t>
      </w:r>
      <w:ins w:id="2234" w:author="Guadalupe Arana" w:date="2018-08-14T11:32:00Z">
        <w:r w:rsidR="009B218F" w:rsidRPr="006203B0">
          <w:rPr>
            <w:rFonts w:ascii="Arial" w:hAnsi="Arial" w:cs="Arial"/>
            <w:sz w:val="22"/>
            <w:szCs w:val="22"/>
            <w:rPrChange w:id="2235" w:author="Auditor Interno" w:date="2019-10-10T16:21:00Z">
              <w:rPr>
                <w:rFonts w:ascii="Tahoma" w:hAnsi="Tahoma" w:cs="Tahoma"/>
              </w:rPr>
            </w:rPrChange>
          </w:rPr>
          <w:t>, lo anterior deberá estar soportado por la convocatoria autorizada al evento o taller de que se tra</w:t>
        </w:r>
      </w:ins>
      <w:ins w:id="2236" w:author="Guadalupe Arana" w:date="2018-08-14T11:33:00Z">
        <w:r w:rsidR="009B218F" w:rsidRPr="006203B0">
          <w:rPr>
            <w:rFonts w:ascii="Arial" w:hAnsi="Arial" w:cs="Arial"/>
            <w:sz w:val="22"/>
            <w:szCs w:val="22"/>
            <w:rPrChange w:id="2237" w:author="Auditor Interno" w:date="2019-10-10T16:21:00Z">
              <w:rPr>
                <w:rFonts w:ascii="Tahoma" w:hAnsi="Tahoma" w:cs="Tahoma"/>
              </w:rPr>
            </w:rPrChange>
          </w:rPr>
          <w:t>te</w:t>
        </w:r>
      </w:ins>
      <w:r w:rsidRPr="006203B0">
        <w:rPr>
          <w:rFonts w:ascii="Arial" w:hAnsi="Arial" w:cs="Arial"/>
          <w:sz w:val="22"/>
          <w:szCs w:val="22"/>
          <w:rPrChange w:id="2238" w:author="Auditor Interno" w:date="2019-10-10T16:21:00Z">
            <w:rPr>
              <w:rFonts w:ascii="Tahoma" w:hAnsi="Tahoma" w:cs="Tahoma"/>
            </w:rPr>
          </w:rPrChange>
        </w:rPr>
        <w:t>.</w:t>
      </w:r>
    </w:p>
    <w:p w14:paraId="79C0973D" w14:textId="77777777" w:rsidR="00384936" w:rsidRDefault="00B70614">
      <w:pPr>
        <w:numPr>
          <w:ilvl w:val="0"/>
          <w:numId w:val="18"/>
        </w:numPr>
        <w:autoSpaceDE w:val="0"/>
        <w:autoSpaceDN w:val="0"/>
        <w:adjustRightInd w:val="0"/>
        <w:spacing w:before="60" w:after="60"/>
        <w:ind w:left="709" w:hanging="283"/>
        <w:jc w:val="both"/>
        <w:rPr>
          <w:ins w:id="2239" w:author="Yadi M." w:date="2023-01-19T10:32:00Z"/>
          <w:rFonts w:ascii="Arial" w:hAnsi="Arial" w:cs="Arial"/>
          <w:sz w:val="22"/>
          <w:szCs w:val="22"/>
        </w:rPr>
        <w:pPrChange w:id="2240" w:author="Yadi M." w:date="2023-01-18T16:34:00Z">
          <w:pPr>
            <w:autoSpaceDE w:val="0"/>
            <w:autoSpaceDN w:val="0"/>
            <w:adjustRightInd w:val="0"/>
            <w:jc w:val="both"/>
          </w:pPr>
        </w:pPrChange>
      </w:pPr>
      <w:r w:rsidRPr="006203B0">
        <w:rPr>
          <w:rFonts w:ascii="Arial" w:hAnsi="Arial" w:cs="Arial"/>
          <w:sz w:val="22"/>
          <w:szCs w:val="22"/>
          <w:rPrChange w:id="2241" w:author="Auditor Interno" w:date="2019-10-10T16:21:00Z">
            <w:rPr>
              <w:rFonts w:ascii="Tahoma" w:hAnsi="Tahoma" w:cs="Tahoma"/>
            </w:rPr>
          </w:rPrChange>
        </w:rPr>
        <w:t>No están autorizados los conceptos de lavandería, llamadas desde el hotel y/o servicios similar</w:t>
      </w:r>
    </w:p>
    <w:p w14:paraId="2DBEF2A2" w14:textId="77777777" w:rsidR="00384936" w:rsidRDefault="00384936">
      <w:pPr>
        <w:autoSpaceDE w:val="0"/>
        <w:autoSpaceDN w:val="0"/>
        <w:adjustRightInd w:val="0"/>
        <w:spacing w:before="60" w:after="60"/>
        <w:jc w:val="both"/>
        <w:rPr>
          <w:ins w:id="2242" w:author="Yadi M." w:date="2023-01-19T10:32:00Z"/>
          <w:rFonts w:ascii="Arial" w:hAnsi="Arial" w:cs="Arial"/>
          <w:sz w:val="22"/>
          <w:szCs w:val="22"/>
        </w:rPr>
        <w:pPrChange w:id="2243" w:author="Yadi M." w:date="2023-01-19T10:32:00Z">
          <w:pPr>
            <w:autoSpaceDE w:val="0"/>
            <w:autoSpaceDN w:val="0"/>
            <w:adjustRightInd w:val="0"/>
            <w:jc w:val="both"/>
          </w:pPr>
        </w:pPrChange>
      </w:pPr>
    </w:p>
    <w:p w14:paraId="116EF484" w14:textId="77777777" w:rsidR="00384936" w:rsidRDefault="00384936">
      <w:pPr>
        <w:autoSpaceDE w:val="0"/>
        <w:autoSpaceDN w:val="0"/>
        <w:adjustRightInd w:val="0"/>
        <w:spacing w:before="60" w:after="60"/>
        <w:jc w:val="both"/>
        <w:rPr>
          <w:ins w:id="2244" w:author="Yadi M." w:date="2023-01-19T10:32:00Z"/>
          <w:rFonts w:ascii="Arial" w:hAnsi="Arial" w:cs="Arial"/>
          <w:sz w:val="22"/>
          <w:szCs w:val="22"/>
        </w:rPr>
        <w:pPrChange w:id="2245" w:author="Yadi M." w:date="2023-01-19T10:32:00Z">
          <w:pPr>
            <w:autoSpaceDE w:val="0"/>
            <w:autoSpaceDN w:val="0"/>
            <w:adjustRightInd w:val="0"/>
            <w:jc w:val="both"/>
          </w:pPr>
        </w:pPrChange>
      </w:pPr>
    </w:p>
    <w:p w14:paraId="68A72040" w14:textId="77777777" w:rsidR="00384936" w:rsidRDefault="00384936">
      <w:pPr>
        <w:autoSpaceDE w:val="0"/>
        <w:autoSpaceDN w:val="0"/>
        <w:adjustRightInd w:val="0"/>
        <w:spacing w:before="60" w:after="60"/>
        <w:jc w:val="both"/>
        <w:rPr>
          <w:ins w:id="2246" w:author="Yadi M." w:date="2023-01-19T10:32:00Z"/>
          <w:rFonts w:ascii="Arial" w:hAnsi="Arial" w:cs="Arial"/>
          <w:sz w:val="22"/>
          <w:szCs w:val="22"/>
        </w:rPr>
        <w:pPrChange w:id="2247" w:author="Yadi M." w:date="2023-01-19T10:32:00Z">
          <w:pPr>
            <w:autoSpaceDE w:val="0"/>
            <w:autoSpaceDN w:val="0"/>
            <w:adjustRightInd w:val="0"/>
            <w:jc w:val="both"/>
          </w:pPr>
        </w:pPrChange>
      </w:pPr>
    </w:p>
    <w:p w14:paraId="6E8D2F35" w14:textId="77777777" w:rsidR="00384936" w:rsidDel="00E25B26" w:rsidRDefault="00384936">
      <w:pPr>
        <w:autoSpaceDE w:val="0"/>
        <w:autoSpaceDN w:val="0"/>
        <w:adjustRightInd w:val="0"/>
        <w:spacing w:before="60" w:after="60"/>
        <w:jc w:val="both"/>
        <w:rPr>
          <w:ins w:id="2248" w:author="Yadi M." w:date="2023-01-19T10:32:00Z"/>
          <w:del w:id="2249" w:author="GHIA" w:date="2023-09-22T13:27:00Z"/>
          <w:rFonts w:ascii="Arial" w:hAnsi="Arial" w:cs="Arial"/>
          <w:sz w:val="22"/>
          <w:szCs w:val="22"/>
        </w:rPr>
        <w:pPrChange w:id="2250" w:author="Yadi M." w:date="2023-01-19T10:32:00Z">
          <w:pPr>
            <w:autoSpaceDE w:val="0"/>
            <w:autoSpaceDN w:val="0"/>
            <w:adjustRightInd w:val="0"/>
            <w:jc w:val="both"/>
          </w:pPr>
        </w:pPrChange>
      </w:pPr>
    </w:p>
    <w:p w14:paraId="3958FD0A" w14:textId="77777777" w:rsidR="00384936" w:rsidDel="00E25B26" w:rsidRDefault="00384936">
      <w:pPr>
        <w:autoSpaceDE w:val="0"/>
        <w:autoSpaceDN w:val="0"/>
        <w:adjustRightInd w:val="0"/>
        <w:spacing w:before="60" w:after="60"/>
        <w:jc w:val="both"/>
        <w:rPr>
          <w:ins w:id="2251" w:author="Yadi M." w:date="2023-01-19T10:32:00Z"/>
          <w:del w:id="2252" w:author="GHIA" w:date="2023-09-22T13:26:00Z"/>
          <w:rFonts w:ascii="Arial" w:hAnsi="Arial" w:cs="Arial"/>
          <w:sz w:val="22"/>
          <w:szCs w:val="22"/>
        </w:rPr>
        <w:pPrChange w:id="2253" w:author="Yadi M." w:date="2023-01-19T10:32:00Z">
          <w:pPr>
            <w:autoSpaceDE w:val="0"/>
            <w:autoSpaceDN w:val="0"/>
            <w:adjustRightInd w:val="0"/>
            <w:jc w:val="both"/>
          </w:pPr>
        </w:pPrChange>
      </w:pPr>
    </w:p>
    <w:p w14:paraId="25F03AFB" w14:textId="77777777" w:rsidR="00384936" w:rsidDel="00E25B26" w:rsidRDefault="00384936">
      <w:pPr>
        <w:autoSpaceDE w:val="0"/>
        <w:autoSpaceDN w:val="0"/>
        <w:adjustRightInd w:val="0"/>
        <w:spacing w:before="60" w:after="60"/>
        <w:jc w:val="both"/>
        <w:rPr>
          <w:ins w:id="2254" w:author="Yadi M." w:date="2023-01-19T10:32:00Z"/>
          <w:del w:id="2255" w:author="GHIA" w:date="2023-09-22T13:26:00Z"/>
          <w:rFonts w:ascii="Arial" w:hAnsi="Arial" w:cs="Arial"/>
          <w:sz w:val="22"/>
          <w:szCs w:val="22"/>
        </w:rPr>
        <w:pPrChange w:id="2256" w:author="Yadi M." w:date="2023-01-19T10:32:00Z">
          <w:pPr>
            <w:autoSpaceDE w:val="0"/>
            <w:autoSpaceDN w:val="0"/>
            <w:adjustRightInd w:val="0"/>
            <w:jc w:val="both"/>
          </w:pPr>
        </w:pPrChange>
      </w:pPr>
    </w:p>
    <w:p w14:paraId="0C137A91" w14:textId="77777777" w:rsidR="00384936" w:rsidDel="00E25B26" w:rsidRDefault="00384936">
      <w:pPr>
        <w:autoSpaceDE w:val="0"/>
        <w:autoSpaceDN w:val="0"/>
        <w:adjustRightInd w:val="0"/>
        <w:spacing w:before="60" w:after="60"/>
        <w:jc w:val="both"/>
        <w:rPr>
          <w:ins w:id="2257" w:author="Yadi M." w:date="2023-01-19T10:32:00Z"/>
          <w:del w:id="2258" w:author="GHIA" w:date="2023-09-22T13:26:00Z"/>
          <w:rFonts w:ascii="Arial" w:hAnsi="Arial" w:cs="Arial"/>
          <w:sz w:val="22"/>
          <w:szCs w:val="22"/>
        </w:rPr>
        <w:pPrChange w:id="2259" w:author="Yadi M." w:date="2023-01-19T10:32:00Z">
          <w:pPr>
            <w:autoSpaceDE w:val="0"/>
            <w:autoSpaceDN w:val="0"/>
            <w:adjustRightInd w:val="0"/>
            <w:jc w:val="both"/>
          </w:pPr>
        </w:pPrChange>
      </w:pPr>
    </w:p>
    <w:p w14:paraId="33B560DD" w14:textId="6C7709C6" w:rsidR="00D1768C" w:rsidRPr="006203B0" w:rsidDel="00F46BB7" w:rsidRDefault="00B70614">
      <w:pPr>
        <w:autoSpaceDE w:val="0"/>
        <w:autoSpaceDN w:val="0"/>
        <w:adjustRightInd w:val="0"/>
        <w:spacing w:before="60" w:after="60"/>
        <w:jc w:val="both"/>
        <w:rPr>
          <w:del w:id="2260" w:author="Yadi M." w:date="2023-01-18T16:34:00Z"/>
          <w:rFonts w:ascii="Arial" w:hAnsi="Arial" w:cs="Arial"/>
          <w:sz w:val="22"/>
          <w:szCs w:val="22"/>
          <w:rPrChange w:id="2261" w:author="Auditor Interno" w:date="2019-10-10T16:21:00Z">
            <w:rPr>
              <w:del w:id="2262" w:author="Yadi M." w:date="2023-01-18T16:34:00Z"/>
              <w:rFonts w:ascii="Tahoma" w:hAnsi="Tahoma" w:cs="Tahoma"/>
            </w:rPr>
          </w:rPrChange>
        </w:rPr>
        <w:pPrChange w:id="2263" w:author="Yadi M." w:date="2023-01-19T10:32:00Z">
          <w:pPr>
            <w:numPr>
              <w:numId w:val="18"/>
            </w:numPr>
            <w:autoSpaceDE w:val="0"/>
            <w:autoSpaceDN w:val="0"/>
            <w:adjustRightInd w:val="0"/>
            <w:spacing w:before="60" w:after="60"/>
            <w:ind w:left="709" w:hanging="283"/>
            <w:jc w:val="both"/>
          </w:pPr>
        </w:pPrChange>
      </w:pPr>
      <w:del w:id="2264" w:author="Yadi M." w:date="2023-01-19T10:32:00Z">
        <w:r w:rsidRPr="006203B0" w:rsidDel="00384936">
          <w:rPr>
            <w:rFonts w:ascii="Arial" w:hAnsi="Arial" w:cs="Arial"/>
            <w:sz w:val="22"/>
            <w:szCs w:val="22"/>
            <w:rPrChange w:id="2265" w:author="Auditor Interno" w:date="2019-10-10T16:21:00Z">
              <w:rPr>
                <w:rFonts w:ascii="Tahoma" w:hAnsi="Tahoma" w:cs="Tahoma"/>
              </w:rPr>
            </w:rPrChange>
          </w:rPr>
          <w:delText>e</w:delText>
        </w:r>
      </w:del>
      <w:del w:id="2266" w:author="Yadi M." w:date="2023-01-18T16:34:00Z">
        <w:r w:rsidRPr="006203B0" w:rsidDel="00F46BB7">
          <w:rPr>
            <w:rFonts w:ascii="Arial" w:hAnsi="Arial" w:cs="Arial"/>
            <w:sz w:val="22"/>
            <w:szCs w:val="22"/>
            <w:rPrChange w:id="2267" w:author="Auditor Interno" w:date="2019-10-10T16:21:00Z">
              <w:rPr>
                <w:rFonts w:ascii="Tahoma" w:hAnsi="Tahoma" w:cs="Tahoma"/>
              </w:rPr>
            </w:rPrChange>
          </w:rPr>
          <w:delText>s.</w:delText>
        </w:r>
      </w:del>
    </w:p>
    <w:p w14:paraId="5051D62D" w14:textId="77777777" w:rsidR="00D1768C" w:rsidRPr="00F46BB7" w:rsidDel="00F46BB7" w:rsidRDefault="00D1768C">
      <w:pPr>
        <w:autoSpaceDE w:val="0"/>
        <w:autoSpaceDN w:val="0"/>
        <w:adjustRightInd w:val="0"/>
        <w:spacing w:before="60" w:after="60"/>
        <w:jc w:val="both"/>
        <w:rPr>
          <w:del w:id="2268" w:author="Yadi M." w:date="2023-01-18T16:34:00Z"/>
          <w:rFonts w:ascii="Tahoma" w:hAnsi="Tahoma" w:cs="Tahoma"/>
        </w:rPr>
        <w:pPrChange w:id="2269" w:author="Yadi M." w:date="2023-01-19T10:32:00Z">
          <w:pPr>
            <w:autoSpaceDE w:val="0"/>
            <w:autoSpaceDN w:val="0"/>
            <w:adjustRightInd w:val="0"/>
            <w:jc w:val="both"/>
          </w:pPr>
        </w:pPrChange>
      </w:pPr>
    </w:p>
    <w:p w14:paraId="6E9258A8" w14:textId="77777777" w:rsidR="00F35A38" w:rsidRPr="00647B30" w:rsidRDefault="00604013">
      <w:pPr>
        <w:autoSpaceDE w:val="0"/>
        <w:autoSpaceDN w:val="0"/>
        <w:adjustRightInd w:val="0"/>
        <w:spacing w:before="60" w:after="60"/>
        <w:jc w:val="both"/>
        <w:rPr>
          <w:rFonts w:ascii="Tahoma" w:hAnsi="Tahoma" w:cs="Tahoma"/>
        </w:rPr>
        <w:pPrChange w:id="2270" w:author="Yadi M." w:date="2023-01-19T10:32:00Z">
          <w:pPr>
            <w:autoSpaceDE w:val="0"/>
            <w:autoSpaceDN w:val="0"/>
            <w:adjustRightInd w:val="0"/>
            <w:jc w:val="both"/>
          </w:pPr>
        </w:pPrChange>
      </w:pPr>
      <w:del w:id="2271" w:author="Yadi M." w:date="2023-01-18T16:34:00Z">
        <w:r w:rsidRPr="00647B30" w:rsidDel="00F46BB7">
          <w:rPr>
            <w:rFonts w:ascii="Tahoma" w:hAnsi="Tahoma" w:cs="Tahoma"/>
          </w:rPr>
          <w:br w:type="page"/>
        </w:r>
      </w:del>
    </w:p>
    <w:p w14:paraId="7F601CD7" w14:textId="77777777" w:rsidR="00D1768C" w:rsidRPr="00EE2DA6" w:rsidRDefault="00F35A38">
      <w:pPr>
        <w:pStyle w:val="Ttulo2"/>
        <w:rPr>
          <w:b w:val="0"/>
          <w:rPrChange w:id="2272" w:author="Auditor Interno" w:date="2019-10-10T16:39:00Z">
            <w:rPr>
              <w:b/>
            </w:rPr>
          </w:rPrChange>
        </w:rPr>
        <w:pPrChange w:id="2273" w:author="Auditor Interno" w:date="2019-10-10T16:39:00Z">
          <w:pPr>
            <w:autoSpaceDE w:val="0"/>
            <w:autoSpaceDN w:val="0"/>
            <w:adjustRightInd w:val="0"/>
            <w:jc w:val="both"/>
          </w:pPr>
        </w:pPrChange>
      </w:pPr>
      <w:bookmarkStart w:id="2274" w:name="_Toc21692635"/>
      <w:r w:rsidRPr="00EE2DA6">
        <w:rPr>
          <w:sz w:val="24"/>
          <w:rPrChange w:id="2275" w:author="Auditor Interno" w:date="2019-10-10T16:39:00Z">
            <w:rPr>
              <w:bCs/>
              <w:i/>
              <w:iCs/>
            </w:rPr>
          </w:rPrChange>
        </w:rPr>
        <w:t>ANEXO II</w:t>
      </w:r>
      <w:bookmarkEnd w:id="2274"/>
    </w:p>
    <w:p w14:paraId="253F4F08" w14:textId="49211809" w:rsidR="00D1768C" w:rsidRPr="00647B30" w:rsidRDefault="00AB72C7" w:rsidP="00D1768C">
      <w:pPr>
        <w:autoSpaceDE w:val="0"/>
        <w:autoSpaceDN w:val="0"/>
        <w:adjustRightInd w:val="0"/>
        <w:jc w:val="both"/>
        <w:rPr>
          <w:rFonts w:ascii="Tahoma" w:hAnsi="Tahoma" w:cs="Tahoma"/>
        </w:rPr>
      </w:pPr>
      <w:r w:rsidRPr="00647B30">
        <w:rPr>
          <w:noProof/>
          <w:lang w:val="es-MX" w:eastAsia="es-MX"/>
        </w:rPr>
        <w:drawing>
          <wp:anchor distT="0" distB="0" distL="114300" distR="114300" simplePos="0" relativeHeight="251655168" behindDoc="0" locked="0" layoutInCell="1" allowOverlap="1" wp14:anchorId="4AC5B16B" wp14:editId="59CA836F">
            <wp:simplePos x="0" y="0"/>
            <wp:positionH relativeFrom="column">
              <wp:posOffset>128905</wp:posOffset>
            </wp:positionH>
            <wp:positionV relativeFrom="paragraph">
              <wp:posOffset>142875</wp:posOffset>
            </wp:positionV>
            <wp:extent cx="5607050" cy="3390265"/>
            <wp:effectExtent l="0" t="0" r="0" b="0"/>
            <wp:wrapNone/>
            <wp:docPr id="1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7050" cy="3390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8C7A12E" w14:textId="77777777" w:rsidR="00E97A8D" w:rsidRPr="00647B30" w:rsidRDefault="00E97A8D" w:rsidP="00D1768C">
      <w:pPr>
        <w:autoSpaceDE w:val="0"/>
        <w:autoSpaceDN w:val="0"/>
        <w:adjustRightInd w:val="0"/>
        <w:jc w:val="both"/>
        <w:rPr>
          <w:rFonts w:ascii="Tahoma" w:hAnsi="Tahoma" w:cs="Tahoma"/>
        </w:rPr>
      </w:pPr>
    </w:p>
    <w:p w14:paraId="6D7F08D2" w14:textId="77777777" w:rsidR="00E97A8D" w:rsidRPr="00647B30" w:rsidRDefault="00E97A8D" w:rsidP="00D1768C">
      <w:pPr>
        <w:autoSpaceDE w:val="0"/>
        <w:autoSpaceDN w:val="0"/>
        <w:adjustRightInd w:val="0"/>
        <w:jc w:val="both"/>
        <w:rPr>
          <w:rFonts w:ascii="Tahoma" w:hAnsi="Tahoma" w:cs="Tahoma"/>
        </w:rPr>
      </w:pPr>
    </w:p>
    <w:p w14:paraId="3D825973" w14:textId="77777777" w:rsidR="00E97A8D" w:rsidRPr="00647B30" w:rsidRDefault="00E97A8D" w:rsidP="00D1768C">
      <w:pPr>
        <w:autoSpaceDE w:val="0"/>
        <w:autoSpaceDN w:val="0"/>
        <w:adjustRightInd w:val="0"/>
        <w:jc w:val="both"/>
        <w:rPr>
          <w:rFonts w:ascii="Tahoma" w:hAnsi="Tahoma" w:cs="Tahoma"/>
        </w:rPr>
      </w:pPr>
    </w:p>
    <w:p w14:paraId="4CAE5FAD" w14:textId="77777777" w:rsidR="00E97A8D" w:rsidRPr="00647B30" w:rsidRDefault="00E97A8D" w:rsidP="00D1768C">
      <w:pPr>
        <w:autoSpaceDE w:val="0"/>
        <w:autoSpaceDN w:val="0"/>
        <w:adjustRightInd w:val="0"/>
        <w:jc w:val="both"/>
        <w:rPr>
          <w:rFonts w:ascii="Tahoma" w:hAnsi="Tahoma" w:cs="Tahoma"/>
        </w:rPr>
      </w:pPr>
    </w:p>
    <w:p w14:paraId="589953F3" w14:textId="77777777" w:rsidR="00E97A8D" w:rsidRPr="00647B30" w:rsidRDefault="00E97A8D" w:rsidP="00D1768C">
      <w:pPr>
        <w:autoSpaceDE w:val="0"/>
        <w:autoSpaceDN w:val="0"/>
        <w:adjustRightInd w:val="0"/>
        <w:jc w:val="both"/>
        <w:rPr>
          <w:rFonts w:ascii="Tahoma" w:hAnsi="Tahoma" w:cs="Tahoma"/>
        </w:rPr>
      </w:pPr>
    </w:p>
    <w:p w14:paraId="0D3684E5" w14:textId="77777777" w:rsidR="00E97A8D" w:rsidRPr="00647B30" w:rsidRDefault="00E97A8D" w:rsidP="00D1768C">
      <w:pPr>
        <w:autoSpaceDE w:val="0"/>
        <w:autoSpaceDN w:val="0"/>
        <w:adjustRightInd w:val="0"/>
        <w:jc w:val="both"/>
        <w:rPr>
          <w:rFonts w:ascii="Tahoma" w:hAnsi="Tahoma" w:cs="Tahoma"/>
        </w:rPr>
      </w:pPr>
    </w:p>
    <w:p w14:paraId="7F950314" w14:textId="77777777" w:rsidR="00E97A8D" w:rsidRPr="00647B30" w:rsidRDefault="00E97A8D" w:rsidP="00D1768C">
      <w:pPr>
        <w:autoSpaceDE w:val="0"/>
        <w:autoSpaceDN w:val="0"/>
        <w:adjustRightInd w:val="0"/>
        <w:jc w:val="both"/>
        <w:rPr>
          <w:rFonts w:ascii="Tahoma" w:hAnsi="Tahoma" w:cs="Tahoma"/>
        </w:rPr>
      </w:pPr>
    </w:p>
    <w:p w14:paraId="12A417D2" w14:textId="77777777" w:rsidR="00E97A8D" w:rsidRPr="00647B30" w:rsidRDefault="00E97A8D" w:rsidP="00D1768C">
      <w:pPr>
        <w:autoSpaceDE w:val="0"/>
        <w:autoSpaceDN w:val="0"/>
        <w:adjustRightInd w:val="0"/>
        <w:jc w:val="both"/>
        <w:rPr>
          <w:rFonts w:ascii="Tahoma" w:hAnsi="Tahoma" w:cs="Tahoma"/>
        </w:rPr>
      </w:pPr>
    </w:p>
    <w:p w14:paraId="3C328903" w14:textId="77777777" w:rsidR="00E97A8D" w:rsidRPr="00647B30" w:rsidRDefault="00E97A8D" w:rsidP="00D1768C">
      <w:pPr>
        <w:autoSpaceDE w:val="0"/>
        <w:autoSpaceDN w:val="0"/>
        <w:adjustRightInd w:val="0"/>
        <w:jc w:val="both"/>
        <w:rPr>
          <w:rFonts w:ascii="Tahoma" w:hAnsi="Tahoma" w:cs="Tahoma"/>
        </w:rPr>
      </w:pPr>
    </w:p>
    <w:p w14:paraId="79BF1AFE" w14:textId="77777777" w:rsidR="00E97A8D" w:rsidRPr="00647B30" w:rsidRDefault="00E97A8D" w:rsidP="00D1768C">
      <w:pPr>
        <w:autoSpaceDE w:val="0"/>
        <w:autoSpaceDN w:val="0"/>
        <w:adjustRightInd w:val="0"/>
        <w:jc w:val="both"/>
        <w:rPr>
          <w:rFonts w:ascii="Tahoma" w:hAnsi="Tahoma" w:cs="Tahoma"/>
        </w:rPr>
      </w:pPr>
    </w:p>
    <w:p w14:paraId="337B797C" w14:textId="77777777" w:rsidR="00604013" w:rsidRPr="00647B30" w:rsidRDefault="00604013" w:rsidP="00D1768C">
      <w:pPr>
        <w:autoSpaceDE w:val="0"/>
        <w:autoSpaceDN w:val="0"/>
        <w:adjustRightInd w:val="0"/>
        <w:jc w:val="both"/>
        <w:rPr>
          <w:rFonts w:ascii="Tahoma" w:hAnsi="Tahoma" w:cs="Tahoma"/>
        </w:rPr>
      </w:pPr>
    </w:p>
    <w:p w14:paraId="22F06397" w14:textId="77777777" w:rsidR="00604013" w:rsidRPr="00647B30" w:rsidRDefault="00604013" w:rsidP="00D1768C">
      <w:pPr>
        <w:autoSpaceDE w:val="0"/>
        <w:autoSpaceDN w:val="0"/>
        <w:adjustRightInd w:val="0"/>
        <w:jc w:val="both"/>
        <w:rPr>
          <w:rFonts w:ascii="Tahoma" w:hAnsi="Tahoma" w:cs="Tahoma"/>
        </w:rPr>
      </w:pPr>
    </w:p>
    <w:p w14:paraId="7B294DA7" w14:textId="77777777" w:rsidR="00604013" w:rsidRPr="00647B30" w:rsidRDefault="00604013" w:rsidP="00D1768C">
      <w:pPr>
        <w:autoSpaceDE w:val="0"/>
        <w:autoSpaceDN w:val="0"/>
        <w:adjustRightInd w:val="0"/>
        <w:jc w:val="both"/>
        <w:rPr>
          <w:rFonts w:ascii="Tahoma" w:hAnsi="Tahoma" w:cs="Tahoma"/>
        </w:rPr>
      </w:pPr>
    </w:p>
    <w:p w14:paraId="7A94E98A" w14:textId="77777777" w:rsidR="00D1768C" w:rsidRPr="00647B30" w:rsidRDefault="00D1768C" w:rsidP="00D1768C">
      <w:pPr>
        <w:autoSpaceDE w:val="0"/>
        <w:autoSpaceDN w:val="0"/>
        <w:adjustRightInd w:val="0"/>
        <w:jc w:val="both"/>
        <w:rPr>
          <w:rFonts w:ascii="Tahoma" w:hAnsi="Tahoma" w:cs="Tahoma"/>
        </w:rPr>
      </w:pPr>
    </w:p>
    <w:p w14:paraId="3DD0464C" w14:textId="77777777" w:rsidR="00E97A8D" w:rsidRPr="00647B30" w:rsidRDefault="00E97A8D" w:rsidP="00D1768C">
      <w:pPr>
        <w:autoSpaceDE w:val="0"/>
        <w:autoSpaceDN w:val="0"/>
        <w:adjustRightInd w:val="0"/>
        <w:jc w:val="both"/>
        <w:rPr>
          <w:rFonts w:ascii="Tahoma" w:hAnsi="Tahoma" w:cs="Tahoma"/>
        </w:rPr>
      </w:pPr>
    </w:p>
    <w:p w14:paraId="7A25B27D" w14:textId="77777777" w:rsidR="00E97A8D" w:rsidRPr="00647B30" w:rsidRDefault="00E97A8D" w:rsidP="00D1768C">
      <w:pPr>
        <w:autoSpaceDE w:val="0"/>
        <w:autoSpaceDN w:val="0"/>
        <w:adjustRightInd w:val="0"/>
        <w:jc w:val="both"/>
        <w:rPr>
          <w:rFonts w:ascii="Tahoma" w:hAnsi="Tahoma" w:cs="Tahoma"/>
        </w:rPr>
      </w:pPr>
    </w:p>
    <w:p w14:paraId="133D604C" w14:textId="77777777" w:rsidR="00E97A8D" w:rsidRPr="00647B30" w:rsidRDefault="00E97A8D" w:rsidP="00D1768C">
      <w:pPr>
        <w:autoSpaceDE w:val="0"/>
        <w:autoSpaceDN w:val="0"/>
        <w:adjustRightInd w:val="0"/>
        <w:jc w:val="both"/>
        <w:rPr>
          <w:rFonts w:ascii="Tahoma" w:hAnsi="Tahoma" w:cs="Tahoma"/>
        </w:rPr>
      </w:pPr>
    </w:p>
    <w:p w14:paraId="34A3F2E4" w14:textId="77777777" w:rsidR="00E97A8D" w:rsidRPr="00647B30" w:rsidRDefault="00E97A8D" w:rsidP="00D1768C">
      <w:pPr>
        <w:autoSpaceDE w:val="0"/>
        <w:autoSpaceDN w:val="0"/>
        <w:adjustRightInd w:val="0"/>
        <w:jc w:val="both"/>
        <w:rPr>
          <w:rFonts w:ascii="Tahoma" w:hAnsi="Tahoma" w:cs="Tahoma"/>
        </w:rPr>
      </w:pPr>
    </w:p>
    <w:p w14:paraId="10A9DFE9" w14:textId="77777777" w:rsidR="00E97A8D" w:rsidRPr="00647B30" w:rsidRDefault="00E97A8D" w:rsidP="00D1768C">
      <w:pPr>
        <w:autoSpaceDE w:val="0"/>
        <w:autoSpaceDN w:val="0"/>
        <w:adjustRightInd w:val="0"/>
        <w:jc w:val="both"/>
        <w:rPr>
          <w:rFonts w:ascii="Tahoma" w:hAnsi="Tahoma" w:cs="Tahoma"/>
        </w:rPr>
      </w:pPr>
    </w:p>
    <w:p w14:paraId="5FFFA145" w14:textId="77777777" w:rsidR="00E97A8D" w:rsidRPr="00647B30" w:rsidRDefault="00E97A8D" w:rsidP="00D1768C">
      <w:pPr>
        <w:autoSpaceDE w:val="0"/>
        <w:autoSpaceDN w:val="0"/>
        <w:adjustRightInd w:val="0"/>
        <w:jc w:val="both"/>
        <w:rPr>
          <w:rFonts w:ascii="Tahoma" w:hAnsi="Tahoma" w:cs="Tahoma"/>
        </w:rPr>
      </w:pPr>
    </w:p>
    <w:p w14:paraId="6CDAB3AC" w14:textId="77777777" w:rsidR="00F35A38" w:rsidRPr="00647B30" w:rsidRDefault="00F35A38" w:rsidP="00D1768C">
      <w:pPr>
        <w:autoSpaceDE w:val="0"/>
        <w:autoSpaceDN w:val="0"/>
        <w:adjustRightInd w:val="0"/>
        <w:jc w:val="both"/>
        <w:rPr>
          <w:rFonts w:ascii="Tahoma" w:hAnsi="Tahoma" w:cs="Tahoma"/>
        </w:rPr>
      </w:pPr>
      <w:r w:rsidRPr="00647B30">
        <w:rPr>
          <w:rFonts w:ascii="Tahoma" w:hAnsi="Tahoma" w:cs="Tahoma"/>
        </w:rPr>
        <w:br w:type="page"/>
      </w:r>
    </w:p>
    <w:p w14:paraId="1D2BC4FF" w14:textId="77777777" w:rsidR="00E97A8D" w:rsidRPr="00EE2DA6" w:rsidRDefault="00F35A38">
      <w:pPr>
        <w:pStyle w:val="Ttulo2"/>
        <w:rPr>
          <w:b w:val="0"/>
          <w:rPrChange w:id="2276" w:author="Auditor Interno" w:date="2019-10-10T16:39:00Z">
            <w:rPr>
              <w:b/>
            </w:rPr>
          </w:rPrChange>
        </w:rPr>
        <w:pPrChange w:id="2277" w:author="Auditor Interno" w:date="2019-10-10T16:39:00Z">
          <w:pPr>
            <w:autoSpaceDE w:val="0"/>
            <w:autoSpaceDN w:val="0"/>
            <w:adjustRightInd w:val="0"/>
            <w:jc w:val="both"/>
          </w:pPr>
        </w:pPrChange>
      </w:pPr>
      <w:bookmarkStart w:id="2278" w:name="_Toc21692636"/>
      <w:r w:rsidRPr="00EE2DA6">
        <w:rPr>
          <w:sz w:val="24"/>
          <w:rPrChange w:id="2279" w:author="Auditor Interno" w:date="2019-10-10T16:39:00Z">
            <w:rPr>
              <w:bCs/>
              <w:i/>
              <w:iCs/>
            </w:rPr>
          </w:rPrChange>
        </w:rPr>
        <w:lastRenderedPageBreak/>
        <w:t>ANEXO III</w:t>
      </w:r>
      <w:bookmarkEnd w:id="2278"/>
    </w:p>
    <w:p w14:paraId="333139B0" w14:textId="77777777" w:rsidR="00E97A8D" w:rsidRPr="00647B30" w:rsidRDefault="00E97A8D" w:rsidP="00D1768C">
      <w:pPr>
        <w:autoSpaceDE w:val="0"/>
        <w:autoSpaceDN w:val="0"/>
        <w:adjustRightInd w:val="0"/>
        <w:jc w:val="both"/>
        <w:rPr>
          <w:rFonts w:ascii="Tahoma" w:hAnsi="Tahoma" w:cs="Tahoma"/>
        </w:rPr>
      </w:pPr>
    </w:p>
    <w:tbl>
      <w:tblPr>
        <w:tblW w:w="8920" w:type="dxa"/>
        <w:tblInd w:w="5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94"/>
        <w:gridCol w:w="884"/>
        <w:gridCol w:w="1094"/>
        <w:gridCol w:w="809"/>
        <w:gridCol w:w="581"/>
        <w:gridCol w:w="952"/>
        <w:gridCol w:w="859"/>
        <w:gridCol w:w="657"/>
        <w:gridCol w:w="1743"/>
        <w:gridCol w:w="872"/>
      </w:tblGrid>
      <w:tr w:rsidR="00F35A38" w:rsidRPr="00647B30" w14:paraId="016CBE5B" w14:textId="77777777" w:rsidTr="004003F4">
        <w:trPr>
          <w:trHeight w:val="315"/>
        </w:trPr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7EE09F" w14:textId="77777777" w:rsidR="00F35A38" w:rsidRPr="00647B30" w:rsidRDefault="00F35A38" w:rsidP="004003F4">
            <w:pPr>
              <w:jc w:val="right"/>
              <w:rPr>
                <w:rFonts w:ascii="Arial" w:hAnsi="Arial" w:cs="Arial"/>
                <w:b/>
                <w:bCs/>
                <w:sz w:val="14"/>
                <w:szCs w:val="14"/>
                <w:lang w:eastAsia="es-MX"/>
              </w:rPr>
            </w:pP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7BD268" w14:textId="77777777" w:rsidR="00F35A38" w:rsidRPr="00647B30" w:rsidRDefault="00F35A38" w:rsidP="004003F4">
            <w:pPr>
              <w:jc w:val="right"/>
              <w:rPr>
                <w:rFonts w:ascii="Arial" w:hAnsi="Arial" w:cs="Arial"/>
                <w:b/>
                <w:bCs/>
                <w:sz w:val="14"/>
                <w:szCs w:val="14"/>
                <w:lang w:eastAsia="es-MX"/>
              </w:rPr>
            </w:pPr>
          </w:p>
        </w:tc>
        <w:tc>
          <w:tcPr>
            <w:tcW w:w="4952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43C4CA" w14:textId="65549381" w:rsidR="00F35A38" w:rsidRPr="00647B30" w:rsidRDefault="00F35A38" w:rsidP="004003F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es-MX"/>
              </w:rPr>
            </w:pPr>
            <w:r w:rsidRPr="00647B30">
              <w:rPr>
                <w:rFonts w:ascii="Arial" w:hAnsi="Arial" w:cs="Arial"/>
                <w:b/>
                <w:bCs/>
                <w:sz w:val="20"/>
                <w:szCs w:val="20"/>
                <w:lang w:eastAsia="es-MX"/>
              </w:rPr>
              <w:t xml:space="preserve">COMPROBACIÓN DE </w:t>
            </w:r>
            <w:del w:id="2280" w:author="Auditor Interno" w:date="2019-09-26T12:05:00Z">
              <w:r w:rsidRPr="00647B30" w:rsidDel="00402ABE">
                <w:rPr>
                  <w:rFonts w:ascii="Arial" w:hAnsi="Arial" w:cs="Arial"/>
                  <w:b/>
                  <w:bCs/>
                  <w:sz w:val="20"/>
                  <w:szCs w:val="20"/>
                  <w:lang w:eastAsia="es-MX"/>
                </w:rPr>
                <w:delText>VIATICOS</w:delText>
              </w:r>
            </w:del>
            <w:ins w:id="2281" w:author="Auditor Interno" w:date="2019-09-26T12:05:00Z">
              <w:r w:rsidR="00402ABE" w:rsidRPr="00647B30">
                <w:rPr>
                  <w:rFonts w:ascii="Arial" w:hAnsi="Arial" w:cs="Arial"/>
                  <w:b/>
                  <w:bCs/>
                  <w:sz w:val="20"/>
                  <w:szCs w:val="20"/>
                  <w:lang w:eastAsia="es-MX"/>
                </w:rPr>
                <w:t>VIÁTICOS</w:t>
              </w:r>
            </w:ins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E13E2B" w14:textId="77777777" w:rsidR="00F35A38" w:rsidRPr="00647B30" w:rsidRDefault="00F35A38" w:rsidP="004003F4">
            <w:pPr>
              <w:rPr>
                <w:rFonts w:ascii="Arial" w:hAnsi="Arial" w:cs="Arial"/>
                <w:b/>
                <w:bCs/>
                <w:sz w:val="14"/>
                <w:szCs w:val="14"/>
                <w:lang w:eastAsia="es-MX"/>
              </w:rPr>
            </w:pPr>
          </w:p>
        </w:tc>
        <w:tc>
          <w:tcPr>
            <w:tcW w:w="8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1AC7B8" w14:textId="77777777" w:rsidR="00F35A38" w:rsidRPr="00647B30" w:rsidRDefault="00F35A38" w:rsidP="004003F4">
            <w:pPr>
              <w:rPr>
                <w:rFonts w:ascii="Arial" w:hAnsi="Arial" w:cs="Arial"/>
                <w:b/>
                <w:bCs/>
                <w:sz w:val="14"/>
                <w:szCs w:val="14"/>
                <w:lang w:eastAsia="es-MX"/>
              </w:rPr>
            </w:pPr>
          </w:p>
        </w:tc>
      </w:tr>
      <w:tr w:rsidR="00F35A38" w:rsidRPr="00647B30" w14:paraId="32D9B2D7" w14:textId="77777777" w:rsidTr="004003F4">
        <w:trPr>
          <w:trHeight w:val="315"/>
        </w:trPr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CF5ABC" w14:textId="77777777" w:rsidR="00F35A38" w:rsidRPr="00647B30" w:rsidRDefault="00F35A38" w:rsidP="004003F4">
            <w:pPr>
              <w:rPr>
                <w:rFonts w:ascii="Arial" w:hAnsi="Arial" w:cs="Arial"/>
                <w:sz w:val="14"/>
                <w:szCs w:val="14"/>
                <w:lang w:eastAsia="es-MX"/>
              </w:rPr>
            </w:pP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D8C88D" w14:textId="77777777" w:rsidR="00F35A38" w:rsidRPr="00647B30" w:rsidRDefault="00F35A38" w:rsidP="004003F4">
            <w:pPr>
              <w:rPr>
                <w:rFonts w:ascii="Arial" w:hAnsi="Arial" w:cs="Arial"/>
                <w:sz w:val="14"/>
                <w:szCs w:val="14"/>
                <w:lang w:eastAsia="es-MX"/>
              </w:rPr>
            </w:pP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927788" w14:textId="77777777" w:rsidR="00F35A38" w:rsidRPr="00647B30" w:rsidRDefault="00F35A38" w:rsidP="004003F4">
            <w:pPr>
              <w:rPr>
                <w:rFonts w:ascii="Arial" w:hAnsi="Arial" w:cs="Arial"/>
                <w:sz w:val="14"/>
                <w:szCs w:val="14"/>
                <w:lang w:eastAsia="es-MX"/>
              </w:rPr>
            </w:pPr>
          </w:p>
        </w:tc>
        <w:tc>
          <w:tcPr>
            <w:tcW w:w="8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0059A0" w14:textId="77777777" w:rsidR="00F35A38" w:rsidRPr="00647B30" w:rsidRDefault="00F35A38" w:rsidP="004003F4">
            <w:pPr>
              <w:rPr>
                <w:rFonts w:ascii="Arial" w:hAnsi="Arial" w:cs="Arial"/>
                <w:sz w:val="14"/>
                <w:szCs w:val="14"/>
                <w:lang w:eastAsia="es-MX"/>
              </w:rPr>
            </w:pPr>
          </w:p>
        </w:tc>
        <w:tc>
          <w:tcPr>
            <w:tcW w:w="5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7B11F6" w14:textId="77777777" w:rsidR="00F35A38" w:rsidRPr="00647B30" w:rsidRDefault="00F35A38" w:rsidP="004003F4">
            <w:pPr>
              <w:rPr>
                <w:rFonts w:ascii="Arial" w:hAnsi="Arial" w:cs="Arial"/>
                <w:sz w:val="14"/>
                <w:szCs w:val="14"/>
                <w:lang w:eastAsia="es-MX"/>
              </w:rPr>
            </w:pP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6CE51B" w14:textId="77777777" w:rsidR="00F35A38" w:rsidRPr="00647B30" w:rsidRDefault="00F35A38" w:rsidP="004003F4">
            <w:pPr>
              <w:rPr>
                <w:rFonts w:ascii="Arial" w:hAnsi="Arial" w:cs="Arial"/>
                <w:sz w:val="14"/>
                <w:szCs w:val="14"/>
                <w:lang w:eastAsia="es-MX"/>
              </w:rPr>
            </w:pP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9E155F" w14:textId="77777777" w:rsidR="00F35A38" w:rsidRPr="00647B30" w:rsidRDefault="00F35A38" w:rsidP="004003F4">
            <w:pPr>
              <w:rPr>
                <w:rFonts w:ascii="Arial" w:hAnsi="Arial" w:cs="Arial"/>
                <w:sz w:val="14"/>
                <w:szCs w:val="14"/>
                <w:lang w:eastAsia="es-MX"/>
              </w:rPr>
            </w:pPr>
          </w:p>
        </w:tc>
        <w:tc>
          <w:tcPr>
            <w:tcW w:w="6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A6D22D" w14:textId="77777777" w:rsidR="00F35A38" w:rsidRPr="00647B30" w:rsidRDefault="00F35A38" w:rsidP="004003F4">
            <w:pPr>
              <w:rPr>
                <w:rFonts w:ascii="Arial" w:hAnsi="Arial" w:cs="Arial"/>
                <w:sz w:val="14"/>
                <w:szCs w:val="14"/>
                <w:lang w:eastAsia="es-MX"/>
              </w:rPr>
            </w:pP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D9DB26" w14:textId="77777777" w:rsidR="00F35A38" w:rsidRPr="00647B30" w:rsidRDefault="00F35A38" w:rsidP="004003F4">
            <w:pPr>
              <w:rPr>
                <w:rFonts w:ascii="Arial" w:hAnsi="Arial" w:cs="Arial"/>
                <w:sz w:val="14"/>
                <w:szCs w:val="14"/>
                <w:lang w:eastAsia="es-MX"/>
              </w:rPr>
            </w:pPr>
          </w:p>
        </w:tc>
        <w:tc>
          <w:tcPr>
            <w:tcW w:w="8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B8E944" w14:textId="77777777" w:rsidR="00F35A38" w:rsidRPr="00647B30" w:rsidRDefault="00F35A38" w:rsidP="004003F4">
            <w:pPr>
              <w:rPr>
                <w:rFonts w:ascii="Arial" w:hAnsi="Arial" w:cs="Arial"/>
                <w:sz w:val="14"/>
                <w:szCs w:val="14"/>
                <w:lang w:eastAsia="es-MX"/>
              </w:rPr>
            </w:pPr>
          </w:p>
        </w:tc>
      </w:tr>
      <w:tr w:rsidR="00F35A38" w:rsidRPr="00647B30" w14:paraId="4CBACD66" w14:textId="77777777" w:rsidTr="004003F4">
        <w:trPr>
          <w:trHeight w:val="315"/>
        </w:trPr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AEB37A" w14:textId="77777777" w:rsidR="00F35A38" w:rsidRPr="00647B30" w:rsidRDefault="00F35A38" w:rsidP="004003F4">
            <w:pPr>
              <w:rPr>
                <w:rFonts w:ascii="Arial" w:hAnsi="Arial" w:cs="Arial"/>
                <w:sz w:val="14"/>
                <w:szCs w:val="14"/>
                <w:lang w:eastAsia="es-MX"/>
              </w:rPr>
            </w:pP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283334" w14:textId="77777777" w:rsidR="00F35A38" w:rsidRPr="00647B30" w:rsidRDefault="00F35A38" w:rsidP="004003F4">
            <w:pPr>
              <w:rPr>
                <w:rFonts w:ascii="Arial" w:hAnsi="Arial" w:cs="Arial"/>
                <w:sz w:val="14"/>
                <w:szCs w:val="14"/>
                <w:lang w:eastAsia="es-MX"/>
              </w:rPr>
            </w:pP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410A3D" w14:textId="77777777" w:rsidR="00F35A38" w:rsidRPr="00647B30" w:rsidRDefault="00F35A38" w:rsidP="004003F4">
            <w:pPr>
              <w:jc w:val="center"/>
              <w:rPr>
                <w:rFonts w:ascii="Arial" w:hAnsi="Arial" w:cs="Arial"/>
                <w:sz w:val="14"/>
                <w:szCs w:val="14"/>
                <w:lang w:eastAsia="es-MX"/>
              </w:rPr>
            </w:pPr>
          </w:p>
        </w:tc>
        <w:tc>
          <w:tcPr>
            <w:tcW w:w="8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32906B" w14:textId="77777777" w:rsidR="00F35A38" w:rsidRPr="00647B30" w:rsidRDefault="00F35A38" w:rsidP="004003F4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eastAsia="es-MX"/>
              </w:rPr>
            </w:pPr>
          </w:p>
        </w:tc>
        <w:tc>
          <w:tcPr>
            <w:tcW w:w="5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DB0C92" w14:textId="77777777" w:rsidR="00F35A38" w:rsidRPr="00647B30" w:rsidRDefault="00F35A38" w:rsidP="004003F4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eastAsia="es-MX"/>
              </w:rPr>
            </w:pP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7E239E" w14:textId="77777777" w:rsidR="00F35A38" w:rsidRPr="00647B30" w:rsidRDefault="00F35A38" w:rsidP="004003F4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eastAsia="es-MX"/>
              </w:rPr>
            </w:pP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29316D" w14:textId="77777777" w:rsidR="00F35A38" w:rsidRPr="00647B30" w:rsidRDefault="00F35A38" w:rsidP="004003F4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eastAsia="es-MX"/>
              </w:rPr>
            </w:pPr>
          </w:p>
        </w:tc>
        <w:tc>
          <w:tcPr>
            <w:tcW w:w="6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59F1F3" w14:textId="77777777" w:rsidR="00F35A38" w:rsidRPr="00647B30" w:rsidRDefault="00F35A38" w:rsidP="004003F4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eastAsia="es-MX"/>
              </w:rPr>
            </w:pP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A3B878" w14:textId="77777777" w:rsidR="00F35A38" w:rsidRPr="00647B30" w:rsidRDefault="00F35A38" w:rsidP="004003F4">
            <w:pPr>
              <w:jc w:val="right"/>
              <w:rPr>
                <w:rFonts w:ascii="Arial" w:hAnsi="Arial" w:cs="Arial"/>
                <w:b/>
                <w:bCs/>
                <w:sz w:val="14"/>
                <w:szCs w:val="14"/>
                <w:lang w:eastAsia="es-MX"/>
              </w:rPr>
            </w:pPr>
            <w:r w:rsidRPr="00647B30">
              <w:rPr>
                <w:rFonts w:ascii="Arial" w:hAnsi="Arial" w:cs="Arial"/>
                <w:b/>
                <w:bCs/>
                <w:sz w:val="14"/>
                <w:szCs w:val="14"/>
                <w:lang w:eastAsia="es-MX"/>
              </w:rPr>
              <w:t>EFECTIVO: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DE8881F" w14:textId="77777777" w:rsidR="00F35A38" w:rsidRPr="00647B30" w:rsidRDefault="00F35A38" w:rsidP="004003F4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eastAsia="es-MX"/>
              </w:rPr>
            </w:pPr>
            <w:r w:rsidRPr="00647B30">
              <w:rPr>
                <w:rFonts w:ascii="Arial" w:hAnsi="Arial" w:cs="Arial"/>
                <w:b/>
                <w:bCs/>
                <w:sz w:val="14"/>
                <w:szCs w:val="14"/>
                <w:lang w:eastAsia="es-MX"/>
              </w:rPr>
              <w:t>X</w:t>
            </w:r>
          </w:p>
        </w:tc>
      </w:tr>
      <w:tr w:rsidR="00F35A38" w:rsidRPr="00647B30" w14:paraId="0CF138A3" w14:textId="77777777" w:rsidTr="004003F4">
        <w:trPr>
          <w:trHeight w:val="315"/>
        </w:trPr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66AE7A" w14:textId="77777777" w:rsidR="00F35A38" w:rsidRPr="00647B30" w:rsidRDefault="00F35A38" w:rsidP="004003F4">
            <w:pPr>
              <w:rPr>
                <w:rFonts w:ascii="Arial" w:hAnsi="Arial" w:cs="Arial"/>
                <w:sz w:val="14"/>
                <w:szCs w:val="14"/>
                <w:lang w:eastAsia="es-MX"/>
              </w:rPr>
            </w:pPr>
          </w:p>
        </w:tc>
        <w:tc>
          <w:tcPr>
            <w:tcW w:w="197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4051CA" w14:textId="77777777" w:rsidR="00F35A38" w:rsidRPr="00647B30" w:rsidRDefault="00F35A38" w:rsidP="004003F4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eastAsia="es-MX"/>
              </w:rPr>
            </w:pPr>
          </w:p>
        </w:tc>
        <w:tc>
          <w:tcPr>
            <w:tcW w:w="8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8E9990" w14:textId="77777777" w:rsidR="00F35A38" w:rsidRPr="00647B30" w:rsidRDefault="00F35A38" w:rsidP="004003F4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eastAsia="es-MX"/>
              </w:rPr>
            </w:pPr>
          </w:p>
        </w:tc>
        <w:tc>
          <w:tcPr>
            <w:tcW w:w="5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A5E15B" w14:textId="77777777" w:rsidR="00F35A38" w:rsidRPr="00647B30" w:rsidRDefault="00F35A38" w:rsidP="004003F4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eastAsia="es-MX"/>
              </w:rPr>
            </w:pP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C35B2A" w14:textId="77777777" w:rsidR="00F35A38" w:rsidRPr="00647B30" w:rsidRDefault="00F35A38" w:rsidP="004003F4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eastAsia="es-MX"/>
              </w:rPr>
            </w:pP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8D44E1" w14:textId="77777777" w:rsidR="00F35A38" w:rsidRPr="00647B30" w:rsidRDefault="00F35A38" w:rsidP="004003F4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eastAsia="es-MX"/>
              </w:rPr>
            </w:pPr>
          </w:p>
        </w:tc>
        <w:tc>
          <w:tcPr>
            <w:tcW w:w="6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9857C8" w14:textId="77777777" w:rsidR="00F35A38" w:rsidRPr="00647B30" w:rsidRDefault="00F35A38" w:rsidP="004003F4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eastAsia="es-MX"/>
              </w:rPr>
            </w:pP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6C9103" w14:textId="77777777" w:rsidR="00F35A38" w:rsidRPr="00647B30" w:rsidRDefault="00F35A38" w:rsidP="004003F4">
            <w:pPr>
              <w:jc w:val="right"/>
              <w:rPr>
                <w:rFonts w:ascii="Arial" w:hAnsi="Arial" w:cs="Arial"/>
                <w:b/>
                <w:bCs/>
                <w:sz w:val="14"/>
                <w:szCs w:val="14"/>
                <w:lang w:eastAsia="es-MX"/>
              </w:rPr>
            </w:pPr>
            <w:r w:rsidRPr="00647B30">
              <w:rPr>
                <w:rFonts w:ascii="Arial" w:hAnsi="Arial" w:cs="Arial"/>
                <w:b/>
                <w:bCs/>
                <w:sz w:val="14"/>
                <w:szCs w:val="14"/>
                <w:lang w:eastAsia="es-MX"/>
              </w:rPr>
              <w:t>CHEQUE: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203F596" w14:textId="77777777" w:rsidR="00F35A38" w:rsidRPr="00647B30" w:rsidRDefault="00F35A38" w:rsidP="004003F4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eastAsia="es-MX"/>
              </w:rPr>
            </w:pPr>
            <w:r w:rsidRPr="00647B30">
              <w:rPr>
                <w:rFonts w:ascii="Arial" w:hAnsi="Arial" w:cs="Arial"/>
                <w:b/>
                <w:bCs/>
                <w:sz w:val="14"/>
                <w:szCs w:val="14"/>
                <w:lang w:eastAsia="es-MX"/>
              </w:rPr>
              <w:t> </w:t>
            </w:r>
          </w:p>
        </w:tc>
      </w:tr>
      <w:tr w:rsidR="00F35A38" w:rsidRPr="00647B30" w14:paraId="573A4787" w14:textId="77777777" w:rsidTr="004003F4">
        <w:trPr>
          <w:trHeight w:val="315"/>
        </w:trPr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168116" w14:textId="54378BF2" w:rsidR="00F35A38" w:rsidRPr="00647B30" w:rsidRDefault="00F35A38" w:rsidP="00400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eastAsia="es-MX"/>
              </w:rPr>
            </w:pPr>
            <w:r w:rsidRPr="00647B30">
              <w:rPr>
                <w:rFonts w:ascii="Arial" w:hAnsi="Arial" w:cs="Arial"/>
                <w:b/>
                <w:bCs/>
                <w:sz w:val="18"/>
                <w:szCs w:val="18"/>
                <w:lang w:eastAsia="es-MX"/>
              </w:rPr>
              <w:t>COMISI</w:t>
            </w:r>
            <w:ins w:id="2282" w:author="Auditor Interno" w:date="2019-09-26T12:05:00Z">
              <w:r w:rsidR="00402ABE">
                <w:rPr>
                  <w:rFonts w:ascii="Arial" w:hAnsi="Arial" w:cs="Arial"/>
                  <w:b/>
                  <w:bCs/>
                  <w:sz w:val="18"/>
                  <w:szCs w:val="18"/>
                  <w:lang w:eastAsia="es-MX"/>
                </w:rPr>
                <w:t>Ó</w:t>
              </w:r>
            </w:ins>
            <w:del w:id="2283" w:author="Auditor Interno" w:date="2019-09-26T12:05:00Z">
              <w:r w:rsidRPr="00647B30" w:rsidDel="00402ABE">
                <w:rPr>
                  <w:rFonts w:ascii="Arial" w:hAnsi="Arial" w:cs="Arial"/>
                  <w:b/>
                  <w:bCs/>
                  <w:sz w:val="18"/>
                  <w:szCs w:val="18"/>
                  <w:lang w:eastAsia="es-MX"/>
                </w:rPr>
                <w:delText>O</w:delText>
              </w:r>
            </w:del>
            <w:r w:rsidRPr="00647B30">
              <w:rPr>
                <w:rFonts w:ascii="Arial" w:hAnsi="Arial" w:cs="Arial"/>
                <w:b/>
                <w:bCs/>
                <w:sz w:val="18"/>
                <w:szCs w:val="18"/>
                <w:lang w:eastAsia="es-MX"/>
              </w:rPr>
              <w:t>N</w:t>
            </w:r>
          </w:p>
        </w:tc>
        <w:tc>
          <w:tcPr>
            <w:tcW w:w="583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62E17E" w14:textId="77777777" w:rsidR="00F35A38" w:rsidRPr="00647B30" w:rsidRDefault="00F35A38" w:rsidP="00400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eastAsia="es-MX"/>
              </w:rPr>
            </w:pPr>
            <w:r w:rsidRPr="00647B30">
              <w:rPr>
                <w:rFonts w:ascii="Arial" w:hAnsi="Arial" w:cs="Arial"/>
                <w:b/>
                <w:bCs/>
                <w:sz w:val="18"/>
                <w:szCs w:val="18"/>
                <w:lang w:eastAsia="es-MX"/>
              </w:rPr>
              <w:t>PONER CONCEPTO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71509B" w14:textId="77777777" w:rsidR="00F35A38" w:rsidRPr="00647B30" w:rsidRDefault="00F35A38" w:rsidP="004003F4">
            <w:pPr>
              <w:jc w:val="right"/>
              <w:rPr>
                <w:rFonts w:ascii="Arial" w:hAnsi="Arial" w:cs="Arial"/>
                <w:b/>
                <w:bCs/>
                <w:sz w:val="14"/>
                <w:szCs w:val="14"/>
                <w:lang w:eastAsia="es-MX"/>
              </w:rPr>
            </w:pPr>
            <w:r w:rsidRPr="00647B30">
              <w:rPr>
                <w:rFonts w:ascii="Arial" w:hAnsi="Arial" w:cs="Arial"/>
                <w:b/>
                <w:bCs/>
                <w:sz w:val="14"/>
                <w:szCs w:val="14"/>
                <w:lang w:eastAsia="es-MX"/>
              </w:rPr>
              <w:t>FECHA: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D2DF5C5" w14:textId="77777777" w:rsidR="00F35A38" w:rsidRPr="00647B30" w:rsidRDefault="00F35A38" w:rsidP="004003F4">
            <w:pPr>
              <w:rPr>
                <w:rFonts w:ascii="Arial" w:hAnsi="Arial" w:cs="Arial"/>
                <w:sz w:val="14"/>
                <w:szCs w:val="14"/>
                <w:lang w:eastAsia="es-MX"/>
              </w:rPr>
            </w:pPr>
            <w:r w:rsidRPr="00647B30">
              <w:rPr>
                <w:rFonts w:ascii="Arial" w:hAnsi="Arial" w:cs="Arial"/>
                <w:sz w:val="14"/>
                <w:szCs w:val="14"/>
                <w:lang w:eastAsia="es-MX"/>
              </w:rPr>
              <w:t>01/01/1900</w:t>
            </w:r>
          </w:p>
        </w:tc>
      </w:tr>
      <w:tr w:rsidR="00F35A38" w:rsidRPr="00647B30" w14:paraId="7BEE69C9" w14:textId="77777777" w:rsidTr="004003F4">
        <w:trPr>
          <w:trHeight w:val="330"/>
        </w:trPr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D6F263" w14:textId="77777777" w:rsidR="00F35A38" w:rsidRPr="00647B30" w:rsidRDefault="00F35A38" w:rsidP="004003F4">
            <w:pPr>
              <w:rPr>
                <w:rFonts w:ascii="Arial" w:hAnsi="Arial" w:cs="Arial"/>
                <w:sz w:val="14"/>
                <w:szCs w:val="14"/>
                <w:lang w:eastAsia="es-MX"/>
              </w:rPr>
            </w:pP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1DB2D4" w14:textId="77777777" w:rsidR="00F35A38" w:rsidRPr="00647B30" w:rsidRDefault="00F35A38" w:rsidP="004003F4">
            <w:pPr>
              <w:rPr>
                <w:rFonts w:ascii="Arial" w:hAnsi="Arial" w:cs="Arial"/>
                <w:sz w:val="14"/>
                <w:szCs w:val="14"/>
                <w:lang w:eastAsia="es-MX"/>
              </w:rPr>
            </w:pP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625A64" w14:textId="77777777" w:rsidR="00F35A38" w:rsidRPr="00647B30" w:rsidRDefault="00F35A38" w:rsidP="004003F4">
            <w:pPr>
              <w:rPr>
                <w:rFonts w:ascii="Arial" w:hAnsi="Arial" w:cs="Arial"/>
                <w:sz w:val="14"/>
                <w:szCs w:val="14"/>
                <w:lang w:eastAsia="es-MX"/>
              </w:rPr>
            </w:pPr>
          </w:p>
        </w:tc>
        <w:tc>
          <w:tcPr>
            <w:tcW w:w="8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326CF8" w14:textId="77777777" w:rsidR="00F35A38" w:rsidRPr="00647B30" w:rsidRDefault="00F35A38" w:rsidP="004003F4">
            <w:pPr>
              <w:rPr>
                <w:rFonts w:ascii="Arial" w:hAnsi="Arial" w:cs="Arial"/>
                <w:sz w:val="14"/>
                <w:szCs w:val="14"/>
                <w:lang w:eastAsia="es-MX"/>
              </w:rPr>
            </w:pPr>
          </w:p>
        </w:tc>
        <w:tc>
          <w:tcPr>
            <w:tcW w:w="5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8B3A3C" w14:textId="77777777" w:rsidR="00F35A38" w:rsidRPr="00647B30" w:rsidRDefault="00F35A38" w:rsidP="004003F4">
            <w:pPr>
              <w:rPr>
                <w:rFonts w:ascii="Arial" w:hAnsi="Arial" w:cs="Arial"/>
                <w:sz w:val="14"/>
                <w:szCs w:val="14"/>
                <w:lang w:eastAsia="es-MX"/>
              </w:rPr>
            </w:pP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460F52" w14:textId="77777777" w:rsidR="00F35A38" w:rsidRPr="00647B30" w:rsidRDefault="00F35A38" w:rsidP="004003F4">
            <w:pPr>
              <w:rPr>
                <w:rFonts w:ascii="Arial" w:hAnsi="Arial" w:cs="Arial"/>
                <w:sz w:val="14"/>
                <w:szCs w:val="14"/>
                <w:lang w:eastAsia="es-MX"/>
              </w:rPr>
            </w:pP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C6C2FD" w14:textId="77777777" w:rsidR="00F35A38" w:rsidRPr="00647B30" w:rsidRDefault="00F35A38" w:rsidP="004003F4">
            <w:pPr>
              <w:rPr>
                <w:rFonts w:ascii="Arial" w:hAnsi="Arial" w:cs="Arial"/>
                <w:sz w:val="14"/>
                <w:szCs w:val="14"/>
                <w:lang w:eastAsia="es-MX"/>
              </w:rPr>
            </w:pPr>
          </w:p>
        </w:tc>
        <w:tc>
          <w:tcPr>
            <w:tcW w:w="6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3323AC" w14:textId="77777777" w:rsidR="00F35A38" w:rsidRPr="00647B30" w:rsidRDefault="00F35A38" w:rsidP="004003F4">
            <w:pPr>
              <w:rPr>
                <w:rFonts w:ascii="Arial" w:hAnsi="Arial" w:cs="Arial"/>
                <w:sz w:val="14"/>
                <w:szCs w:val="14"/>
                <w:lang w:eastAsia="es-MX"/>
              </w:rPr>
            </w:pP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EC6D6D" w14:textId="77777777" w:rsidR="00F35A38" w:rsidRPr="00647B30" w:rsidRDefault="00F35A38" w:rsidP="004003F4">
            <w:pPr>
              <w:jc w:val="center"/>
              <w:rPr>
                <w:rFonts w:ascii="Arial" w:hAnsi="Arial" w:cs="Arial"/>
                <w:sz w:val="14"/>
                <w:szCs w:val="14"/>
                <w:lang w:eastAsia="es-MX"/>
              </w:rPr>
            </w:pPr>
          </w:p>
        </w:tc>
        <w:tc>
          <w:tcPr>
            <w:tcW w:w="8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2ED6AD" w14:textId="77777777" w:rsidR="00F35A38" w:rsidRPr="00647B30" w:rsidRDefault="00F35A38" w:rsidP="004003F4">
            <w:pPr>
              <w:jc w:val="center"/>
              <w:rPr>
                <w:rFonts w:ascii="Arial" w:hAnsi="Arial" w:cs="Arial"/>
                <w:sz w:val="14"/>
                <w:szCs w:val="14"/>
                <w:lang w:eastAsia="es-MX"/>
              </w:rPr>
            </w:pPr>
          </w:p>
        </w:tc>
      </w:tr>
      <w:tr w:rsidR="00F35A38" w:rsidRPr="00647B30" w14:paraId="0007145E" w14:textId="77777777" w:rsidTr="004003F4">
        <w:trPr>
          <w:trHeight w:val="300"/>
        </w:trPr>
        <w:tc>
          <w:tcPr>
            <w:tcW w:w="1194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5D340B" w14:textId="77777777" w:rsidR="00F35A38" w:rsidRPr="00647B30" w:rsidRDefault="00F35A38" w:rsidP="004003F4">
            <w:pPr>
              <w:jc w:val="center"/>
              <w:rPr>
                <w:rFonts w:ascii="Arial" w:hAnsi="Arial" w:cs="Arial"/>
                <w:b/>
                <w:sz w:val="14"/>
                <w:szCs w:val="14"/>
                <w:lang w:eastAsia="es-MX"/>
              </w:rPr>
            </w:pPr>
            <w:r w:rsidRPr="00647B30">
              <w:rPr>
                <w:rFonts w:ascii="Arial" w:hAnsi="Arial" w:cs="Arial"/>
                <w:b/>
                <w:sz w:val="14"/>
                <w:szCs w:val="14"/>
                <w:lang w:eastAsia="es-MX"/>
              </w:rPr>
              <w:t>FECHA</w:t>
            </w:r>
          </w:p>
        </w:tc>
        <w:tc>
          <w:tcPr>
            <w:tcW w:w="884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A22C64" w14:textId="77777777" w:rsidR="00F35A38" w:rsidRPr="00647B30" w:rsidRDefault="00F35A38" w:rsidP="004003F4">
            <w:pPr>
              <w:jc w:val="center"/>
              <w:rPr>
                <w:rFonts w:ascii="Arial" w:hAnsi="Arial" w:cs="Arial"/>
                <w:b/>
                <w:sz w:val="14"/>
                <w:szCs w:val="14"/>
                <w:lang w:eastAsia="es-MX"/>
              </w:rPr>
            </w:pPr>
            <w:r w:rsidRPr="00647B30">
              <w:rPr>
                <w:rFonts w:ascii="Arial" w:hAnsi="Arial" w:cs="Arial"/>
                <w:b/>
                <w:sz w:val="14"/>
                <w:szCs w:val="14"/>
                <w:lang w:eastAsia="es-MX"/>
              </w:rPr>
              <w:t>ALIMENT.</w:t>
            </w:r>
          </w:p>
        </w:tc>
        <w:tc>
          <w:tcPr>
            <w:tcW w:w="1094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8DBA1E" w14:textId="77777777" w:rsidR="00F35A38" w:rsidRPr="00647B30" w:rsidRDefault="00F35A38" w:rsidP="004003F4">
            <w:pPr>
              <w:jc w:val="center"/>
              <w:rPr>
                <w:rFonts w:ascii="Arial" w:hAnsi="Arial" w:cs="Arial"/>
                <w:b/>
                <w:sz w:val="14"/>
                <w:szCs w:val="14"/>
                <w:lang w:eastAsia="es-MX"/>
              </w:rPr>
            </w:pPr>
            <w:r w:rsidRPr="00647B30">
              <w:rPr>
                <w:rFonts w:ascii="Arial" w:hAnsi="Arial" w:cs="Arial"/>
                <w:b/>
                <w:sz w:val="14"/>
                <w:szCs w:val="14"/>
                <w:lang w:eastAsia="es-MX"/>
              </w:rPr>
              <w:t>HOSPEDAJE</w:t>
            </w:r>
          </w:p>
        </w:tc>
        <w:tc>
          <w:tcPr>
            <w:tcW w:w="80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29D6CE" w14:textId="77777777" w:rsidR="00F35A38" w:rsidRPr="00647B30" w:rsidRDefault="00F35A38" w:rsidP="004003F4">
            <w:pPr>
              <w:jc w:val="center"/>
              <w:rPr>
                <w:rFonts w:ascii="Arial" w:hAnsi="Arial" w:cs="Arial"/>
                <w:b/>
                <w:sz w:val="14"/>
                <w:szCs w:val="14"/>
                <w:lang w:eastAsia="es-MX"/>
              </w:rPr>
            </w:pPr>
            <w:r w:rsidRPr="00647B30">
              <w:rPr>
                <w:rFonts w:ascii="Arial" w:hAnsi="Arial" w:cs="Arial"/>
                <w:b/>
                <w:sz w:val="14"/>
                <w:szCs w:val="14"/>
                <w:lang w:eastAsia="es-MX"/>
              </w:rPr>
              <w:t>TRANSP.</w:t>
            </w:r>
          </w:p>
        </w:tc>
        <w:tc>
          <w:tcPr>
            <w:tcW w:w="581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2288BC" w14:textId="77777777" w:rsidR="00F35A38" w:rsidRPr="00647B30" w:rsidRDefault="00F35A38" w:rsidP="004003F4">
            <w:pPr>
              <w:jc w:val="center"/>
              <w:rPr>
                <w:rFonts w:ascii="Arial" w:hAnsi="Arial" w:cs="Arial"/>
                <w:b/>
                <w:sz w:val="14"/>
                <w:szCs w:val="14"/>
                <w:lang w:eastAsia="es-MX"/>
              </w:rPr>
            </w:pPr>
            <w:r w:rsidRPr="00647B30">
              <w:rPr>
                <w:rFonts w:ascii="Arial" w:hAnsi="Arial" w:cs="Arial"/>
                <w:b/>
                <w:sz w:val="14"/>
                <w:szCs w:val="14"/>
                <w:lang w:eastAsia="es-MX"/>
              </w:rPr>
              <w:t>TAXIS</w:t>
            </w:r>
          </w:p>
        </w:tc>
        <w:tc>
          <w:tcPr>
            <w:tcW w:w="952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E45D5A" w14:textId="77777777" w:rsidR="00F35A38" w:rsidRPr="00647B30" w:rsidRDefault="00F35A38" w:rsidP="004003F4">
            <w:pPr>
              <w:jc w:val="center"/>
              <w:rPr>
                <w:rFonts w:ascii="Arial" w:hAnsi="Arial" w:cs="Arial"/>
                <w:b/>
                <w:sz w:val="14"/>
                <w:szCs w:val="14"/>
                <w:lang w:eastAsia="es-MX"/>
              </w:rPr>
            </w:pPr>
            <w:r w:rsidRPr="00647B30">
              <w:rPr>
                <w:rFonts w:ascii="Arial" w:hAnsi="Arial" w:cs="Arial"/>
                <w:b/>
                <w:sz w:val="14"/>
                <w:szCs w:val="14"/>
                <w:lang w:eastAsia="es-MX"/>
              </w:rPr>
              <w:t>GASOLINA</w:t>
            </w:r>
          </w:p>
        </w:tc>
        <w:tc>
          <w:tcPr>
            <w:tcW w:w="85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DE235B" w14:textId="77777777" w:rsidR="00F35A38" w:rsidRPr="00647B30" w:rsidRDefault="00F35A38" w:rsidP="004003F4">
            <w:pPr>
              <w:jc w:val="center"/>
              <w:rPr>
                <w:rFonts w:ascii="Arial" w:hAnsi="Arial" w:cs="Arial"/>
                <w:b/>
                <w:sz w:val="14"/>
                <w:szCs w:val="14"/>
                <w:lang w:eastAsia="es-MX"/>
              </w:rPr>
            </w:pPr>
            <w:r w:rsidRPr="00647B30">
              <w:rPr>
                <w:rFonts w:ascii="Arial" w:hAnsi="Arial" w:cs="Arial"/>
                <w:b/>
                <w:sz w:val="14"/>
                <w:szCs w:val="14"/>
                <w:lang w:eastAsia="es-MX"/>
              </w:rPr>
              <w:t>CASETAS</w:t>
            </w:r>
          </w:p>
        </w:tc>
        <w:tc>
          <w:tcPr>
            <w:tcW w:w="657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FF35D8" w14:textId="77777777" w:rsidR="00F35A38" w:rsidRPr="00647B30" w:rsidRDefault="00F35A38" w:rsidP="004003F4">
            <w:pPr>
              <w:jc w:val="center"/>
              <w:rPr>
                <w:rFonts w:ascii="Arial" w:hAnsi="Arial" w:cs="Arial"/>
                <w:b/>
                <w:sz w:val="14"/>
                <w:szCs w:val="14"/>
                <w:lang w:eastAsia="es-MX"/>
              </w:rPr>
            </w:pPr>
            <w:r w:rsidRPr="00647B30">
              <w:rPr>
                <w:rFonts w:ascii="Arial" w:hAnsi="Arial" w:cs="Arial"/>
                <w:b/>
                <w:sz w:val="14"/>
                <w:szCs w:val="14"/>
                <w:lang w:eastAsia="es-MX"/>
              </w:rPr>
              <w:t>OTROS</w:t>
            </w:r>
          </w:p>
        </w:tc>
        <w:tc>
          <w:tcPr>
            <w:tcW w:w="1018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C18CDD" w14:textId="6A1F261C" w:rsidR="00F35A38" w:rsidRPr="00647B30" w:rsidRDefault="00F35A38" w:rsidP="004003F4">
            <w:pPr>
              <w:jc w:val="center"/>
              <w:rPr>
                <w:rFonts w:ascii="Arial" w:hAnsi="Arial" w:cs="Arial"/>
                <w:b/>
                <w:sz w:val="14"/>
                <w:szCs w:val="14"/>
                <w:lang w:eastAsia="es-MX"/>
              </w:rPr>
            </w:pPr>
            <w:del w:id="2284" w:author="Auditor Interno" w:date="2019-09-26T12:05:00Z">
              <w:r w:rsidRPr="00647B30" w:rsidDel="00402ABE">
                <w:rPr>
                  <w:rFonts w:ascii="Arial" w:hAnsi="Arial" w:cs="Arial"/>
                  <w:b/>
                  <w:sz w:val="14"/>
                  <w:szCs w:val="14"/>
                  <w:lang w:eastAsia="es-MX"/>
                </w:rPr>
                <w:delText>PAPELERIA</w:delText>
              </w:r>
            </w:del>
            <w:ins w:id="2285" w:author="Auditor Interno" w:date="2019-09-26T12:05:00Z">
              <w:r w:rsidR="00402ABE" w:rsidRPr="00647B30">
                <w:rPr>
                  <w:rFonts w:ascii="Arial" w:hAnsi="Arial" w:cs="Arial"/>
                  <w:b/>
                  <w:sz w:val="14"/>
                  <w:szCs w:val="14"/>
                  <w:lang w:eastAsia="es-MX"/>
                </w:rPr>
                <w:t>PAPELERÍA</w:t>
              </w:r>
            </w:ins>
          </w:p>
        </w:tc>
        <w:tc>
          <w:tcPr>
            <w:tcW w:w="872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145DB9E" w14:textId="77777777" w:rsidR="00F35A38" w:rsidRPr="00647B30" w:rsidRDefault="00F35A38" w:rsidP="004003F4">
            <w:pPr>
              <w:jc w:val="center"/>
              <w:rPr>
                <w:rFonts w:ascii="Arial" w:hAnsi="Arial" w:cs="Arial"/>
                <w:b/>
                <w:sz w:val="14"/>
                <w:szCs w:val="14"/>
                <w:lang w:eastAsia="es-MX"/>
              </w:rPr>
            </w:pPr>
            <w:r w:rsidRPr="00647B30">
              <w:rPr>
                <w:rFonts w:ascii="Arial" w:hAnsi="Arial" w:cs="Arial"/>
                <w:b/>
                <w:sz w:val="14"/>
                <w:szCs w:val="14"/>
                <w:lang w:eastAsia="es-MX"/>
              </w:rPr>
              <w:t>TOTAL</w:t>
            </w:r>
          </w:p>
        </w:tc>
      </w:tr>
      <w:tr w:rsidR="00F35A38" w:rsidRPr="00647B30" w14:paraId="6994D2C0" w14:textId="77777777" w:rsidTr="004003F4">
        <w:trPr>
          <w:trHeight w:val="330"/>
        </w:trPr>
        <w:tc>
          <w:tcPr>
            <w:tcW w:w="119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A51711" w14:textId="77777777" w:rsidR="00F35A38" w:rsidRPr="00647B30" w:rsidRDefault="00F35A38" w:rsidP="004003F4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eastAsia="es-MX"/>
              </w:rPr>
            </w:pPr>
            <w:r w:rsidRPr="00647B30">
              <w:rPr>
                <w:rFonts w:ascii="Arial" w:hAnsi="Arial" w:cs="Arial"/>
                <w:b/>
                <w:bCs/>
                <w:sz w:val="14"/>
                <w:szCs w:val="14"/>
                <w:lang w:eastAsia="es-MX"/>
              </w:rPr>
              <w:t>01/01/1900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72B481" w14:textId="77777777" w:rsidR="00F35A38" w:rsidRPr="00647B30" w:rsidRDefault="00F35A38" w:rsidP="004003F4">
            <w:pPr>
              <w:jc w:val="right"/>
              <w:rPr>
                <w:rFonts w:ascii="Arial" w:hAnsi="Arial" w:cs="Arial"/>
                <w:sz w:val="14"/>
                <w:szCs w:val="14"/>
                <w:lang w:eastAsia="es-MX"/>
              </w:rPr>
            </w:pPr>
            <w:r w:rsidRPr="00647B30">
              <w:rPr>
                <w:rFonts w:ascii="Arial" w:hAnsi="Arial" w:cs="Arial"/>
                <w:sz w:val="14"/>
                <w:szCs w:val="14"/>
                <w:lang w:eastAsia="es-MX"/>
              </w:rPr>
              <w:t> 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838B5C" w14:textId="77777777" w:rsidR="00F35A38" w:rsidRPr="00647B30" w:rsidRDefault="00F35A38" w:rsidP="004003F4">
            <w:pPr>
              <w:jc w:val="right"/>
              <w:rPr>
                <w:rFonts w:ascii="Arial" w:hAnsi="Arial" w:cs="Arial"/>
                <w:sz w:val="14"/>
                <w:szCs w:val="14"/>
                <w:lang w:eastAsia="es-MX"/>
              </w:rPr>
            </w:pPr>
            <w:r w:rsidRPr="00647B30">
              <w:rPr>
                <w:rFonts w:ascii="Arial" w:hAnsi="Arial" w:cs="Arial"/>
                <w:sz w:val="14"/>
                <w:szCs w:val="14"/>
                <w:lang w:eastAsia="es-MX"/>
              </w:rPr>
              <w:t> 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8621BC" w14:textId="77777777" w:rsidR="00F35A38" w:rsidRPr="00647B30" w:rsidRDefault="00F35A38" w:rsidP="004003F4">
            <w:pPr>
              <w:jc w:val="right"/>
              <w:rPr>
                <w:rFonts w:ascii="Arial" w:hAnsi="Arial" w:cs="Arial"/>
                <w:sz w:val="14"/>
                <w:szCs w:val="14"/>
                <w:lang w:eastAsia="es-MX"/>
              </w:rPr>
            </w:pPr>
            <w:r w:rsidRPr="00647B30">
              <w:rPr>
                <w:rFonts w:ascii="Arial" w:hAnsi="Arial" w:cs="Arial"/>
                <w:sz w:val="14"/>
                <w:szCs w:val="14"/>
                <w:lang w:eastAsia="es-MX"/>
              </w:rPr>
              <w:t> 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C916EC" w14:textId="77777777" w:rsidR="00F35A38" w:rsidRPr="00647B30" w:rsidRDefault="00F35A38" w:rsidP="004003F4">
            <w:pPr>
              <w:jc w:val="right"/>
              <w:rPr>
                <w:rFonts w:ascii="Arial" w:hAnsi="Arial" w:cs="Arial"/>
                <w:sz w:val="14"/>
                <w:szCs w:val="14"/>
                <w:lang w:eastAsia="es-MX"/>
              </w:rPr>
            </w:pPr>
            <w:r w:rsidRPr="00647B30">
              <w:rPr>
                <w:rFonts w:ascii="Arial" w:hAnsi="Arial" w:cs="Arial"/>
                <w:sz w:val="14"/>
                <w:szCs w:val="14"/>
                <w:lang w:eastAsia="es-MX"/>
              </w:rPr>
              <w:t> 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810551" w14:textId="77777777" w:rsidR="00F35A38" w:rsidRPr="00647B30" w:rsidRDefault="00F35A38" w:rsidP="004003F4">
            <w:pPr>
              <w:jc w:val="right"/>
              <w:rPr>
                <w:rFonts w:ascii="Arial" w:hAnsi="Arial" w:cs="Arial"/>
                <w:sz w:val="14"/>
                <w:szCs w:val="14"/>
                <w:lang w:eastAsia="es-MX"/>
              </w:rPr>
            </w:pPr>
            <w:r w:rsidRPr="00647B30">
              <w:rPr>
                <w:rFonts w:ascii="Arial" w:hAnsi="Arial" w:cs="Arial"/>
                <w:sz w:val="14"/>
                <w:szCs w:val="14"/>
                <w:lang w:eastAsia="es-MX"/>
              </w:rPr>
              <w:t> </w:t>
            </w:r>
          </w:p>
        </w:tc>
        <w:tc>
          <w:tcPr>
            <w:tcW w:w="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B5ED5C" w14:textId="77777777" w:rsidR="00F35A38" w:rsidRPr="00647B30" w:rsidRDefault="00F35A38" w:rsidP="004003F4">
            <w:pPr>
              <w:jc w:val="right"/>
              <w:rPr>
                <w:rFonts w:ascii="Arial" w:hAnsi="Arial" w:cs="Arial"/>
                <w:sz w:val="14"/>
                <w:szCs w:val="14"/>
                <w:lang w:eastAsia="es-MX"/>
              </w:rPr>
            </w:pPr>
            <w:r w:rsidRPr="00647B30">
              <w:rPr>
                <w:rFonts w:ascii="Arial" w:hAnsi="Arial" w:cs="Arial"/>
                <w:sz w:val="14"/>
                <w:szCs w:val="14"/>
                <w:lang w:eastAsia="es-MX"/>
              </w:rPr>
              <w:t> </w:t>
            </w:r>
          </w:p>
        </w:tc>
        <w:tc>
          <w:tcPr>
            <w:tcW w:w="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5FC2DC" w14:textId="77777777" w:rsidR="00F35A38" w:rsidRPr="00647B30" w:rsidRDefault="00F35A38" w:rsidP="004003F4">
            <w:pPr>
              <w:jc w:val="right"/>
              <w:rPr>
                <w:rFonts w:ascii="Arial" w:hAnsi="Arial" w:cs="Arial"/>
                <w:sz w:val="14"/>
                <w:szCs w:val="14"/>
                <w:lang w:eastAsia="es-MX"/>
              </w:rPr>
            </w:pPr>
            <w:r w:rsidRPr="00647B30">
              <w:rPr>
                <w:rFonts w:ascii="Arial" w:hAnsi="Arial" w:cs="Arial"/>
                <w:sz w:val="14"/>
                <w:szCs w:val="14"/>
                <w:lang w:eastAsia="es-MX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C31CA2" w14:textId="77777777" w:rsidR="00F35A38" w:rsidRPr="00647B30" w:rsidRDefault="00F35A38" w:rsidP="004003F4">
            <w:pPr>
              <w:jc w:val="right"/>
              <w:rPr>
                <w:rFonts w:ascii="Arial" w:hAnsi="Arial" w:cs="Arial"/>
                <w:sz w:val="14"/>
                <w:szCs w:val="14"/>
                <w:lang w:eastAsia="es-MX"/>
              </w:rPr>
            </w:pPr>
            <w:r w:rsidRPr="00647B30">
              <w:rPr>
                <w:rFonts w:ascii="Arial" w:hAnsi="Arial" w:cs="Arial"/>
                <w:sz w:val="14"/>
                <w:szCs w:val="14"/>
                <w:lang w:eastAsia="es-MX"/>
              </w:rPr>
              <w:t> 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52E3ADB" w14:textId="77777777" w:rsidR="00F35A38" w:rsidRPr="00647B30" w:rsidRDefault="00F35A38" w:rsidP="004003F4">
            <w:pPr>
              <w:jc w:val="right"/>
              <w:rPr>
                <w:rFonts w:ascii="Arial" w:hAnsi="Arial" w:cs="Arial"/>
                <w:sz w:val="14"/>
                <w:szCs w:val="14"/>
                <w:lang w:eastAsia="es-MX"/>
              </w:rPr>
            </w:pPr>
            <w:r w:rsidRPr="00647B30">
              <w:rPr>
                <w:rFonts w:ascii="Arial" w:hAnsi="Arial" w:cs="Arial"/>
                <w:sz w:val="14"/>
                <w:szCs w:val="14"/>
                <w:lang w:eastAsia="es-MX"/>
              </w:rPr>
              <w:t>0.00</w:t>
            </w:r>
          </w:p>
        </w:tc>
      </w:tr>
      <w:tr w:rsidR="00F35A38" w:rsidRPr="00647B30" w14:paraId="03A1E7B9" w14:textId="77777777" w:rsidTr="004003F4">
        <w:trPr>
          <w:trHeight w:val="330"/>
        </w:trPr>
        <w:tc>
          <w:tcPr>
            <w:tcW w:w="119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65FEDF" w14:textId="77777777" w:rsidR="00F35A38" w:rsidRPr="00647B30" w:rsidRDefault="00F35A38" w:rsidP="004003F4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eastAsia="es-MX"/>
              </w:rPr>
            </w:pPr>
            <w:r w:rsidRPr="00647B30">
              <w:rPr>
                <w:rFonts w:ascii="Arial" w:hAnsi="Arial" w:cs="Arial"/>
                <w:b/>
                <w:bCs/>
                <w:sz w:val="14"/>
                <w:szCs w:val="14"/>
                <w:lang w:eastAsia="es-MX"/>
              </w:rPr>
              <w:t>02/01/1900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EF72CD" w14:textId="77777777" w:rsidR="00F35A38" w:rsidRPr="00647B30" w:rsidRDefault="00F35A38" w:rsidP="004003F4">
            <w:pPr>
              <w:jc w:val="right"/>
              <w:rPr>
                <w:rFonts w:ascii="Arial" w:hAnsi="Arial" w:cs="Arial"/>
                <w:sz w:val="14"/>
                <w:szCs w:val="14"/>
                <w:lang w:eastAsia="es-MX"/>
              </w:rPr>
            </w:pPr>
            <w:r w:rsidRPr="00647B30">
              <w:rPr>
                <w:rFonts w:ascii="Arial" w:hAnsi="Arial" w:cs="Arial"/>
                <w:sz w:val="14"/>
                <w:szCs w:val="14"/>
                <w:lang w:eastAsia="es-MX"/>
              </w:rPr>
              <w:t> 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13E862" w14:textId="77777777" w:rsidR="00F35A38" w:rsidRPr="00647B30" w:rsidRDefault="00F35A38" w:rsidP="004003F4">
            <w:pPr>
              <w:jc w:val="right"/>
              <w:rPr>
                <w:rFonts w:ascii="Arial" w:hAnsi="Arial" w:cs="Arial"/>
                <w:sz w:val="14"/>
                <w:szCs w:val="14"/>
                <w:lang w:eastAsia="es-MX"/>
              </w:rPr>
            </w:pPr>
            <w:r w:rsidRPr="00647B30">
              <w:rPr>
                <w:rFonts w:ascii="Arial" w:hAnsi="Arial" w:cs="Arial"/>
                <w:sz w:val="14"/>
                <w:szCs w:val="14"/>
                <w:lang w:eastAsia="es-MX"/>
              </w:rPr>
              <w:t> 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C6BD22" w14:textId="77777777" w:rsidR="00F35A38" w:rsidRPr="00647B30" w:rsidRDefault="00F35A38" w:rsidP="004003F4">
            <w:pPr>
              <w:jc w:val="right"/>
              <w:rPr>
                <w:rFonts w:ascii="Arial" w:hAnsi="Arial" w:cs="Arial"/>
                <w:sz w:val="14"/>
                <w:szCs w:val="14"/>
                <w:lang w:eastAsia="es-MX"/>
              </w:rPr>
            </w:pPr>
            <w:r w:rsidRPr="00647B30">
              <w:rPr>
                <w:rFonts w:ascii="Arial" w:hAnsi="Arial" w:cs="Arial"/>
                <w:sz w:val="14"/>
                <w:szCs w:val="14"/>
                <w:lang w:eastAsia="es-MX"/>
              </w:rPr>
              <w:t> 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52B0C6" w14:textId="77777777" w:rsidR="00F35A38" w:rsidRPr="00647B30" w:rsidRDefault="00F35A38" w:rsidP="004003F4">
            <w:pPr>
              <w:jc w:val="right"/>
              <w:rPr>
                <w:rFonts w:ascii="Arial" w:hAnsi="Arial" w:cs="Arial"/>
                <w:sz w:val="14"/>
                <w:szCs w:val="14"/>
                <w:lang w:eastAsia="es-MX"/>
              </w:rPr>
            </w:pPr>
            <w:r w:rsidRPr="00647B30">
              <w:rPr>
                <w:rFonts w:ascii="Arial" w:hAnsi="Arial" w:cs="Arial"/>
                <w:sz w:val="14"/>
                <w:szCs w:val="14"/>
                <w:lang w:eastAsia="es-MX"/>
              </w:rPr>
              <w:t> 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54534E" w14:textId="77777777" w:rsidR="00F35A38" w:rsidRPr="00647B30" w:rsidRDefault="00F35A38" w:rsidP="004003F4">
            <w:pPr>
              <w:jc w:val="right"/>
              <w:rPr>
                <w:rFonts w:ascii="Arial" w:hAnsi="Arial" w:cs="Arial"/>
                <w:sz w:val="14"/>
                <w:szCs w:val="14"/>
                <w:lang w:eastAsia="es-MX"/>
              </w:rPr>
            </w:pPr>
            <w:r w:rsidRPr="00647B30">
              <w:rPr>
                <w:rFonts w:ascii="Arial" w:hAnsi="Arial" w:cs="Arial"/>
                <w:sz w:val="14"/>
                <w:szCs w:val="14"/>
                <w:lang w:eastAsia="es-MX"/>
              </w:rPr>
              <w:t> </w:t>
            </w:r>
          </w:p>
        </w:tc>
        <w:tc>
          <w:tcPr>
            <w:tcW w:w="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0C93BB" w14:textId="77777777" w:rsidR="00F35A38" w:rsidRPr="00647B30" w:rsidRDefault="00F35A38" w:rsidP="004003F4">
            <w:pPr>
              <w:jc w:val="right"/>
              <w:rPr>
                <w:rFonts w:ascii="Arial" w:hAnsi="Arial" w:cs="Arial"/>
                <w:sz w:val="14"/>
                <w:szCs w:val="14"/>
                <w:lang w:eastAsia="es-MX"/>
              </w:rPr>
            </w:pPr>
            <w:r w:rsidRPr="00647B30">
              <w:rPr>
                <w:rFonts w:ascii="Arial" w:hAnsi="Arial" w:cs="Arial"/>
                <w:sz w:val="14"/>
                <w:szCs w:val="14"/>
                <w:lang w:eastAsia="es-MX"/>
              </w:rPr>
              <w:t> </w:t>
            </w:r>
          </w:p>
        </w:tc>
        <w:tc>
          <w:tcPr>
            <w:tcW w:w="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8C2FD9" w14:textId="77777777" w:rsidR="00F35A38" w:rsidRPr="00647B30" w:rsidRDefault="00F35A38" w:rsidP="004003F4">
            <w:pPr>
              <w:jc w:val="center"/>
              <w:rPr>
                <w:rFonts w:ascii="Arial" w:hAnsi="Arial" w:cs="Arial"/>
                <w:sz w:val="14"/>
                <w:szCs w:val="14"/>
                <w:lang w:eastAsia="es-MX"/>
              </w:rPr>
            </w:pPr>
            <w:r w:rsidRPr="00647B30">
              <w:rPr>
                <w:rFonts w:ascii="Arial" w:hAnsi="Arial" w:cs="Arial"/>
                <w:sz w:val="14"/>
                <w:szCs w:val="14"/>
                <w:lang w:eastAsia="es-MX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14532D" w14:textId="77777777" w:rsidR="00F35A38" w:rsidRPr="00647B30" w:rsidRDefault="00F35A38" w:rsidP="004003F4">
            <w:pPr>
              <w:jc w:val="center"/>
              <w:rPr>
                <w:rFonts w:ascii="Arial" w:hAnsi="Arial" w:cs="Arial"/>
                <w:sz w:val="14"/>
                <w:szCs w:val="14"/>
                <w:lang w:eastAsia="es-MX"/>
              </w:rPr>
            </w:pPr>
            <w:r w:rsidRPr="00647B30">
              <w:rPr>
                <w:rFonts w:ascii="Arial" w:hAnsi="Arial" w:cs="Arial"/>
                <w:sz w:val="14"/>
                <w:szCs w:val="14"/>
                <w:lang w:eastAsia="es-MX"/>
              </w:rPr>
              <w:t> 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3C7D0CB" w14:textId="77777777" w:rsidR="00F35A38" w:rsidRPr="00647B30" w:rsidRDefault="00F35A38" w:rsidP="004003F4">
            <w:pPr>
              <w:jc w:val="right"/>
              <w:rPr>
                <w:rFonts w:ascii="Arial" w:hAnsi="Arial" w:cs="Arial"/>
                <w:sz w:val="14"/>
                <w:szCs w:val="14"/>
                <w:lang w:eastAsia="es-MX"/>
              </w:rPr>
            </w:pPr>
            <w:r w:rsidRPr="00647B30">
              <w:rPr>
                <w:rFonts w:ascii="Arial" w:hAnsi="Arial" w:cs="Arial"/>
                <w:sz w:val="14"/>
                <w:szCs w:val="14"/>
                <w:lang w:eastAsia="es-MX"/>
              </w:rPr>
              <w:t>0.00</w:t>
            </w:r>
          </w:p>
        </w:tc>
      </w:tr>
      <w:tr w:rsidR="00F35A38" w:rsidRPr="00647B30" w14:paraId="137E987B" w14:textId="77777777" w:rsidTr="004003F4">
        <w:trPr>
          <w:trHeight w:val="330"/>
        </w:trPr>
        <w:tc>
          <w:tcPr>
            <w:tcW w:w="119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434DDD" w14:textId="77777777" w:rsidR="00F35A38" w:rsidRPr="00647B30" w:rsidRDefault="00F35A38" w:rsidP="004003F4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eastAsia="es-MX"/>
              </w:rPr>
            </w:pPr>
            <w:r w:rsidRPr="00647B30">
              <w:rPr>
                <w:rFonts w:ascii="Arial" w:hAnsi="Arial" w:cs="Arial"/>
                <w:b/>
                <w:bCs/>
                <w:sz w:val="14"/>
                <w:szCs w:val="14"/>
                <w:lang w:eastAsia="es-MX"/>
              </w:rPr>
              <w:t>03/01/1900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0F1730" w14:textId="77777777" w:rsidR="00F35A38" w:rsidRPr="00647B30" w:rsidRDefault="00F35A38" w:rsidP="004003F4">
            <w:pPr>
              <w:jc w:val="right"/>
              <w:rPr>
                <w:rFonts w:ascii="Arial" w:hAnsi="Arial" w:cs="Arial"/>
                <w:sz w:val="14"/>
                <w:szCs w:val="14"/>
                <w:lang w:eastAsia="es-MX"/>
              </w:rPr>
            </w:pPr>
            <w:r w:rsidRPr="00647B30">
              <w:rPr>
                <w:rFonts w:ascii="Arial" w:hAnsi="Arial" w:cs="Arial"/>
                <w:sz w:val="14"/>
                <w:szCs w:val="14"/>
                <w:lang w:eastAsia="es-MX"/>
              </w:rPr>
              <w:t> 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F968AE" w14:textId="77777777" w:rsidR="00F35A38" w:rsidRPr="00647B30" w:rsidRDefault="00F35A38" w:rsidP="004003F4">
            <w:pPr>
              <w:jc w:val="right"/>
              <w:rPr>
                <w:rFonts w:ascii="Arial" w:hAnsi="Arial" w:cs="Arial"/>
                <w:sz w:val="14"/>
                <w:szCs w:val="14"/>
                <w:lang w:eastAsia="es-MX"/>
              </w:rPr>
            </w:pPr>
            <w:r w:rsidRPr="00647B30">
              <w:rPr>
                <w:rFonts w:ascii="Arial" w:hAnsi="Arial" w:cs="Arial"/>
                <w:sz w:val="14"/>
                <w:szCs w:val="14"/>
                <w:lang w:eastAsia="es-MX"/>
              </w:rPr>
              <w:t> 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317F55" w14:textId="77777777" w:rsidR="00F35A38" w:rsidRPr="00647B30" w:rsidRDefault="00F35A38" w:rsidP="004003F4">
            <w:pPr>
              <w:jc w:val="right"/>
              <w:rPr>
                <w:rFonts w:ascii="Arial" w:hAnsi="Arial" w:cs="Arial"/>
                <w:sz w:val="14"/>
                <w:szCs w:val="14"/>
                <w:lang w:eastAsia="es-MX"/>
              </w:rPr>
            </w:pPr>
            <w:r w:rsidRPr="00647B30">
              <w:rPr>
                <w:rFonts w:ascii="Arial" w:hAnsi="Arial" w:cs="Arial"/>
                <w:sz w:val="14"/>
                <w:szCs w:val="14"/>
                <w:lang w:eastAsia="es-MX"/>
              </w:rPr>
              <w:t> 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EE821F" w14:textId="77777777" w:rsidR="00F35A38" w:rsidRPr="00647B30" w:rsidRDefault="00F35A38" w:rsidP="004003F4">
            <w:pPr>
              <w:jc w:val="right"/>
              <w:rPr>
                <w:rFonts w:ascii="Arial" w:hAnsi="Arial" w:cs="Arial"/>
                <w:sz w:val="14"/>
                <w:szCs w:val="14"/>
                <w:lang w:eastAsia="es-MX"/>
              </w:rPr>
            </w:pPr>
            <w:r w:rsidRPr="00647B30">
              <w:rPr>
                <w:rFonts w:ascii="Arial" w:hAnsi="Arial" w:cs="Arial"/>
                <w:sz w:val="14"/>
                <w:szCs w:val="14"/>
                <w:lang w:eastAsia="es-MX"/>
              </w:rPr>
              <w:t> 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02B979" w14:textId="77777777" w:rsidR="00F35A38" w:rsidRPr="00647B30" w:rsidRDefault="00F35A38" w:rsidP="004003F4">
            <w:pPr>
              <w:jc w:val="right"/>
              <w:rPr>
                <w:rFonts w:ascii="Arial" w:hAnsi="Arial" w:cs="Arial"/>
                <w:sz w:val="14"/>
                <w:szCs w:val="14"/>
                <w:lang w:eastAsia="es-MX"/>
              </w:rPr>
            </w:pPr>
            <w:r w:rsidRPr="00647B30">
              <w:rPr>
                <w:rFonts w:ascii="Arial" w:hAnsi="Arial" w:cs="Arial"/>
                <w:sz w:val="14"/>
                <w:szCs w:val="14"/>
                <w:lang w:eastAsia="es-MX"/>
              </w:rPr>
              <w:t> </w:t>
            </w:r>
          </w:p>
        </w:tc>
        <w:tc>
          <w:tcPr>
            <w:tcW w:w="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924B78" w14:textId="77777777" w:rsidR="00F35A38" w:rsidRPr="00647B30" w:rsidRDefault="00F35A38" w:rsidP="004003F4">
            <w:pPr>
              <w:jc w:val="right"/>
              <w:rPr>
                <w:rFonts w:ascii="Arial" w:hAnsi="Arial" w:cs="Arial"/>
                <w:sz w:val="14"/>
                <w:szCs w:val="14"/>
                <w:lang w:eastAsia="es-MX"/>
              </w:rPr>
            </w:pPr>
            <w:r w:rsidRPr="00647B30">
              <w:rPr>
                <w:rFonts w:ascii="Arial" w:hAnsi="Arial" w:cs="Arial"/>
                <w:sz w:val="14"/>
                <w:szCs w:val="14"/>
                <w:lang w:eastAsia="es-MX"/>
              </w:rPr>
              <w:t> </w:t>
            </w:r>
          </w:p>
        </w:tc>
        <w:tc>
          <w:tcPr>
            <w:tcW w:w="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6625BD" w14:textId="77777777" w:rsidR="00F35A38" w:rsidRPr="00647B30" w:rsidRDefault="00F35A38" w:rsidP="004003F4">
            <w:pPr>
              <w:jc w:val="center"/>
              <w:rPr>
                <w:rFonts w:ascii="Arial" w:hAnsi="Arial" w:cs="Arial"/>
                <w:sz w:val="14"/>
                <w:szCs w:val="14"/>
                <w:lang w:eastAsia="es-MX"/>
              </w:rPr>
            </w:pPr>
            <w:r w:rsidRPr="00647B30">
              <w:rPr>
                <w:rFonts w:ascii="Arial" w:hAnsi="Arial" w:cs="Arial"/>
                <w:sz w:val="14"/>
                <w:szCs w:val="14"/>
                <w:lang w:eastAsia="es-MX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C2BA20" w14:textId="77777777" w:rsidR="00F35A38" w:rsidRPr="00647B30" w:rsidRDefault="00F35A38" w:rsidP="004003F4">
            <w:pPr>
              <w:jc w:val="center"/>
              <w:rPr>
                <w:rFonts w:ascii="Arial" w:hAnsi="Arial" w:cs="Arial"/>
                <w:sz w:val="14"/>
                <w:szCs w:val="14"/>
                <w:lang w:eastAsia="es-MX"/>
              </w:rPr>
            </w:pPr>
            <w:r w:rsidRPr="00647B30">
              <w:rPr>
                <w:rFonts w:ascii="Arial" w:hAnsi="Arial" w:cs="Arial"/>
                <w:sz w:val="14"/>
                <w:szCs w:val="14"/>
                <w:lang w:eastAsia="es-MX"/>
              </w:rPr>
              <w:t> 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C6B17D8" w14:textId="77777777" w:rsidR="00F35A38" w:rsidRPr="00647B30" w:rsidRDefault="00F35A38" w:rsidP="004003F4">
            <w:pPr>
              <w:jc w:val="right"/>
              <w:rPr>
                <w:rFonts w:ascii="Arial" w:hAnsi="Arial" w:cs="Arial"/>
                <w:sz w:val="14"/>
                <w:szCs w:val="14"/>
                <w:lang w:eastAsia="es-MX"/>
              </w:rPr>
            </w:pPr>
            <w:r w:rsidRPr="00647B30">
              <w:rPr>
                <w:rFonts w:ascii="Arial" w:hAnsi="Arial" w:cs="Arial"/>
                <w:sz w:val="14"/>
                <w:szCs w:val="14"/>
                <w:lang w:eastAsia="es-MX"/>
              </w:rPr>
              <w:t>0.00</w:t>
            </w:r>
          </w:p>
        </w:tc>
      </w:tr>
      <w:tr w:rsidR="00F35A38" w:rsidRPr="00647B30" w14:paraId="6BE00141" w14:textId="77777777" w:rsidTr="004003F4">
        <w:trPr>
          <w:trHeight w:val="330"/>
        </w:trPr>
        <w:tc>
          <w:tcPr>
            <w:tcW w:w="119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AC6672" w14:textId="77777777" w:rsidR="00F35A38" w:rsidRPr="00647B30" w:rsidRDefault="00F35A38" w:rsidP="004003F4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eastAsia="es-MX"/>
              </w:rPr>
            </w:pPr>
            <w:r w:rsidRPr="00647B30">
              <w:rPr>
                <w:rFonts w:ascii="Arial" w:hAnsi="Arial" w:cs="Arial"/>
                <w:b/>
                <w:bCs/>
                <w:sz w:val="14"/>
                <w:szCs w:val="14"/>
                <w:lang w:eastAsia="es-MX"/>
              </w:rPr>
              <w:t> 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E3135B" w14:textId="77777777" w:rsidR="00F35A38" w:rsidRPr="00647B30" w:rsidRDefault="00F35A38" w:rsidP="004003F4">
            <w:pPr>
              <w:jc w:val="right"/>
              <w:rPr>
                <w:rFonts w:ascii="Arial" w:hAnsi="Arial" w:cs="Arial"/>
                <w:sz w:val="14"/>
                <w:szCs w:val="14"/>
                <w:lang w:eastAsia="es-MX"/>
              </w:rPr>
            </w:pPr>
            <w:r w:rsidRPr="00647B30">
              <w:rPr>
                <w:rFonts w:ascii="Arial" w:hAnsi="Arial" w:cs="Arial"/>
                <w:sz w:val="14"/>
                <w:szCs w:val="14"/>
                <w:lang w:eastAsia="es-MX"/>
              </w:rPr>
              <w:t> 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6A7249" w14:textId="77777777" w:rsidR="00F35A38" w:rsidRPr="00647B30" w:rsidRDefault="00F35A38" w:rsidP="004003F4">
            <w:pPr>
              <w:jc w:val="right"/>
              <w:rPr>
                <w:rFonts w:ascii="Arial" w:hAnsi="Arial" w:cs="Arial"/>
                <w:sz w:val="14"/>
                <w:szCs w:val="14"/>
                <w:lang w:eastAsia="es-MX"/>
              </w:rPr>
            </w:pPr>
            <w:r w:rsidRPr="00647B30">
              <w:rPr>
                <w:rFonts w:ascii="Arial" w:hAnsi="Arial" w:cs="Arial"/>
                <w:sz w:val="14"/>
                <w:szCs w:val="14"/>
                <w:lang w:eastAsia="es-MX"/>
              </w:rPr>
              <w:t> 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AF2766" w14:textId="77777777" w:rsidR="00F35A38" w:rsidRPr="00647B30" w:rsidRDefault="00F35A38" w:rsidP="004003F4">
            <w:pPr>
              <w:jc w:val="right"/>
              <w:rPr>
                <w:rFonts w:ascii="Arial" w:hAnsi="Arial" w:cs="Arial"/>
                <w:sz w:val="14"/>
                <w:szCs w:val="14"/>
                <w:lang w:eastAsia="es-MX"/>
              </w:rPr>
            </w:pPr>
            <w:r w:rsidRPr="00647B30">
              <w:rPr>
                <w:rFonts w:ascii="Arial" w:hAnsi="Arial" w:cs="Arial"/>
                <w:sz w:val="14"/>
                <w:szCs w:val="14"/>
                <w:lang w:eastAsia="es-MX"/>
              </w:rPr>
              <w:t> 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873577" w14:textId="77777777" w:rsidR="00F35A38" w:rsidRPr="00647B30" w:rsidRDefault="00F35A38" w:rsidP="004003F4">
            <w:pPr>
              <w:jc w:val="right"/>
              <w:rPr>
                <w:rFonts w:ascii="Arial" w:hAnsi="Arial" w:cs="Arial"/>
                <w:sz w:val="14"/>
                <w:szCs w:val="14"/>
                <w:lang w:eastAsia="es-MX"/>
              </w:rPr>
            </w:pPr>
            <w:r w:rsidRPr="00647B30">
              <w:rPr>
                <w:rFonts w:ascii="Arial" w:hAnsi="Arial" w:cs="Arial"/>
                <w:sz w:val="14"/>
                <w:szCs w:val="14"/>
                <w:lang w:eastAsia="es-MX"/>
              </w:rPr>
              <w:t> 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1B0607" w14:textId="77777777" w:rsidR="00F35A38" w:rsidRPr="00647B30" w:rsidRDefault="00F35A38" w:rsidP="004003F4">
            <w:pPr>
              <w:jc w:val="right"/>
              <w:rPr>
                <w:rFonts w:ascii="Arial" w:hAnsi="Arial" w:cs="Arial"/>
                <w:sz w:val="14"/>
                <w:szCs w:val="14"/>
                <w:lang w:eastAsia="es-MX"/>
              </w:rPr>
            </w:pPr>
            <w:r w:rsidRPr="00647B30">
              <w:rPr>
                <w:rFonts w:ascii="Arial" w:hAnsi="Arial" w:cs="Arial"/>
                <w:sz w:val="14"/>
                <w:szCs w:val="14"/>
                <w:lang w:eastAsia="es-MX"/>
              </w:rPr>
              <w:t> </w:t>
            </w:r>
          </w:p>
        </w:tc>
        <w:tc>
          <w:tcPr>
            <w:tcW w:w="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C2EE52" w14:textId="77777777" w:rsidR="00F35A38" w:rsidRPr="00647B30" w:rsidRDefault="00F35A38" w:rsidP="004003F4">
            <w:pPr>
              <w:jc w:val="right"/>
              <w:rPr>
                <w:rFonts w:ascii="Arial" w:hAnsi="Arial" w:cs="Arial"/>
                <w:sz w:val="14"/>
                <w:szCs w:val="14"/>
                <w:lang w:eastAsia="es-MX"/>
              </w:rPr>
            </w:pPr>
            <w:r w:rsidRPr="00647B30">
              <w:rPr>
                <w:rFonts w:ascii="Arial" w:hAnsi="Arial" w:cs="Arial"/>
                <w:sz w:val="14"/>
                <w:szCs w:val="14"/>
                <w:lang w:eastAsia="es-MX"/>
              </w:rPr>
              <w:t> </w:t>
            </w:r>
          </w:p>
        </w:tc>
        <w:tc>
          <w:tcPr>
            <w:tcW w:w="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3D86F8" w14:textId="77777777" w:rsidR="00F35A38" w:rsidRPr="00647B30" w:rsidRDefault="00F35A38" w:rsidP="004003F4">
            <w:pPr>
              <w:jc w:val="center"/>
              <w:rPr>
                <w:rFonts w:ascii="Arial" w:hAnsi="Arial" w:cs="Arial"/>
                <w:sz w:val="14"/>
                <w:szCs w:val="14"/>
                <w:lang w:eastAsia="es-MX"/>
              </w:rPr>
            </w:pPr>
            <w:r w:rsidRPr="00647B30">
              <w:rPr>
                <w:rFonts w:ascii="Arial" w:hAnsi="Arial" w:cs="Arial"/>
                <w:sz w:val="14"/>
                <w:szCs w:val="14"/>
                <w:lang w:eastAsia="es-MX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6FC75C" w14:textId="77777777" w:rsidR="00F35A38" w:rsidRPr="00647B30" w:rsidRDefault="00F35A38" w:rsidP="004003F4">
            <w:pPr>
              <w:jc w:val="center"/>
              <w:rPr>
                <w:rFonts w:ascii="Arial" w:hAnsi="Arial" w:cs="Arial"/>
                <w:sz w:val="14"/>
                <w:szCs w:val="14"/>
                <w:lang w:eastAsia="es-MX"/>
              </w:rPr>
            </w:pPr>
            <w:r w:rsidRPr="00647B30">
              <w:rPr>
                <w:rFonts w:ascii="Arial" w:hAnsi="Arial" w:cs="Arial"/>
                <w:sz w:val="14"/>
                <w:szCs w:val="14"/>
                <w:lang w:eastAsia="es-MX"/>
              </w:rPr>
              <w:t> 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8400A83" w14:textId="77777777" w:rsidR="00F35A38" w:rsidRPr="00647B30" w:rsidRDefault="00F35A38" w:rsidP="004003F4">
            <w:pPr>
              <w:jc w:val="right"/>
              <w:rPr>
                <w:rFonts w:ascii="Arial" w:hAnsi="Arial" w:cs="Arial"/>
                <w:sz w:val="14"/>
                <w:szCs w:val="14"/>
                <w:lang w:eastAsia="es-MX"/>
              </w:rPr>
            </w:pPr>
            <w:r w:rsidRPr="00647B30">
              <w:rPr>
                <w:rFonts w:ascii="Arial" w:hAnsi="Arial" w:cs="Arial"/>
                <w:sz w:val="14"/>
                <w:szCs w:val="14"/>
                <w:lang w:eastAsia="es-MX"/>
              </w:rPr>
              <w:t>0.00</w:t>
            </w:r>
          </w:p>
        </w:tc>
      </w:tr>
      <w:tr w:rsidR="00F35A38" w:rsidRPr="00647B30" w14:paraId="6E10D792" w14:textId="77777777" w:rsidTr="004003F4">
        <w:trPr>
          <w:trHeight w:val="330"/>
        </w:trPr>
        <w:tc>
          <w:tcPr>
            <w:tcW w:w="119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9D0743" w14:textId="77777777" w:rsidR="00F35A38" w:rsidRPr="00647B30" w:rsidRDefault="00F35A38" w:rsidP="004003F4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eastAsia="es-MX"/>
              </w:rPr>
            </w:pPr>
            <w:r w:rsidRPr="00647B30">
              <w:rPr>
                <w:rFonts w:ascii="Arial" w:hAnsi="Arial" w:cs="Arial"/>
                <w:b/>
                <w:bCs/>
                <w:sz w:val="14"/>
                <w:szCs w:val="14"/>
                <w:lang w:eastAsia="es-MX"/>
              </w:rPr>
              <w:t> 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2C5781" w14:textId="77777777" w:rsidR="00F35A38" w:rsidRPr="00647B30" w:rsidRDefault="00F35A38" w:rsidP="004003F4">
            <w:pPr>
              <w:jc w:val="right"/>
              <w:rPr>
                <w:rFonts w:ascii="Arial" w:hAnsi="Arial" w:cs="Arial"/>
                <w:sz w:val="14"/>
                <w:szCs w:val="14"/>
                <w:lang w:eastAsia="es-MX"/>
              </w:rPr>
            </w:pPr>
            <w:r w:rsidRPr="00647B30">
              <w:rPr>
                <w:rFonts w:ascii="Arial" w:hAnsi="Arial" w:cs="Arial"/>
                <w:sz w:val="14"/>
                <w:szCs w:val="14"/>
                <w:lang w:eastAsia="es-MX"/>
              </w:rPr>
              <w:t> 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25B241" w14:textId="77777777" w:rsidR="00F35A38" w:rsidRPr="00647B30" w:rsidRDefault="00F35A38" w:rsidP="004003F4">
            <w:pPr>
              <w:jc w:val="right"/>
              <w:rPr>
                <w:rFonts w:ascii="Arial" w:hAnsi="Arial" w:cs="Arial"/>
                <w:sz w:val="14"/>
                <w:szCs w:val="14"/>
                <w:lang w:eastAsia="es-MX"/>
              </w:rPr>
            </w:pPr>
            <w:r w:rsidRPr="00647B30">
              <w:rPr>
                <w:rFonts w:ascii="Arial" w:hAnsi="Arial" w:cs="Arial"/>
                <w:sz w:val="14"/>
                <w:szCs w:val="14"/>
                <w:lang w:eastAsia="es-MX"/>
              </w:rPr>
              <w:t> 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34188B" w14:textId="77777777" w:rsidR="00F35A38" w:rsidRPr="00647B30" w:rsidRDefault="00F35A38" w:rsidP="004003F4">
            <w:pPr>
              <w:jc w:val="right"/>
              <w:rPr>
                <w:rFonts w:ascii="Arial" w:hAnsi="Arial" w:cs="Arial"/>
                <w:sz w:val="14"/>
                <w:szCs w:val="14"/>
                <w:lang w:eastAsia="es-MX"/>
              </w:rPr>
            </w:pPr>
            <w:r w:rsidRPr="00647B30">
              <w:rPr>
                <w:rFonts w:ascii="Arial" w:hAnsi="Arial" w:cs="Arial"/>
                <w:sz w:val="14"/>
                <w:szCs w:val="14"/>
                <w:lang w:eastAsia="es-MX"/>
              </w:rPr>
              <w:t> 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9E576C" w14:textId="77777777" w:rsidR="00F35A38" w:rsidRPr="00647B30" w:rsidRDefault="00F35A38" w:rsidP="004003F4">
            <w:pPr>
              <w:jc w:val="right"/>
              <w:rPr>
                <w:rFonts w:ascii="Arial" w:hAnsi="Arial" w:cs="Arial"/>
                <w:sz w:val="14"/>
                <w:szCs w:val="14"/>
                <w:lang w:eastAsia="es-MX"/>
              </w:rPr>
            </w:pPr>
            <w:r w:rsidRPr="00647B30">
              <w:rPr>
                <w:rFonts w:ascii="Arial" w:hAnsi="Arial" w:cs="Arial"/>
                <w:sz w:val="14"/>
                <w:szCs w:val="14"/>
                <w:lang w:eastAsia="es-MX"/>
              </w:rPr>
              <w:t> 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8CBCA7" w14:textId="77777777" w:rsidR="00F35A38" w:rsidRPr="00647B30" w:rsidRDefault="00F35A38" w:rsidP="004003F4">
            <w:pPr>
              <w:jc w:val="right"/>
              <w:rPr>
                <w:rFonts w:ascii="Arial" w:hAnsi="Arial" w:cs="Arial"/>
                <w:sz w:val="14"/>
                <w:szCs w:val="14"/>
                <w:lang w:eastAsia="es-MX"/>
              </w:rPr>
            </w:pPr>
            <w:r w:rsidRPr="00647B30">
              <w:rPr>
                <w:rFonts w:ascii="Arial" w:hAnsi="Arial" w:cs="Arial"/>
                <w:sz w:val="14"/>
                <w:szCs w:val="14"/>
                <w:lang w:eastAsia="es-MX"/>
              </w:rPr>
              <w:t> </w:t>
            </w:r>
          </w:p>
        </w:tc>
        <w:tc>
          <w:tcPr>
            <w:tcW w:w="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2E143C" w14:textId="77777777" w:rsidR="00F35A38" w:rsidRPr="00647B30" w:rsidRDefault="00F35A38" w:rsidP="004003F4">
            <w:pPr>
              <w:jc w:val="right"/>
              <w:rPr>
                <w:rFonts w:ascii="Arial" w:hAnsi="Arial" w:cs="Arial"/>
                <w:sz w:val="14"/>
                <w:szCs w:val="14"/>
                <w:lang w:eastAsia="es-MX"/>
              </w:rPr>
            </w:pPr>
            <w:r w:rsidRPr="00647B30">
              <w:rPr>
                <w:rFonts w:ascii="Arial" w:hAnsi="Arial" w:cs="Arial"/>
                <w:sz w:val="14"/>
                <w:szCs w:val="14"/>
                <w:lang w:eastAsia="es-MX"/>
              </w:rPr>
              <w:t> </w:t>
            </w:r>
          </w:p>
        </w:tc>
        <w:tc>
          <w:tcPr>
            <w:tcW w:w="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CAF2CD" w14:textId="77777777" w:rsidR="00F35A38" w:rsidRPr="00647B30" w:rsidRDefault="00F35A38" w:rsidP="004003F4">
            <w:pPr>
              <w:jc w:val="right"/>
              <w:rPr>
                <w:rFonts w:ascii="Arial" w:hAnsi="Arial" w:cs="Arial"/>
                <w:sz w:val="14"/>
                <w:szCs w:val="14"/>
                <w:lang w:eastAsia="es-MX"/>
              </w:rPr>
            </w:pPr>
            <w:r w:rsidRPr="00647B30">
              <w:rPr>
                <w:rFonts w:ascii="Arial" w:hAnsi="Arial" w:cs="Arial"/>
                <w:sz w:val="14"/>
                <w:szCs w:val="14"/>
                <w:lang w:eastAsia="es-MX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D17460" w14:textId="77777777" w:rsidR="00F35A38" w:rsidRPr="00647B30" w:rsidRDefault="00F35A38" w:rsidP="004003F4">
            <w:pPr>
              <w:jc w:val="right"/>
              <w:rPr>
                <w:rFonts w:ascii="Arial" w:hAnsi="Arial" w:cs="Arial"/>
                <w:sz w:val="14"/>
                <w:szCs w:val="14"/>
                <w:lang w:eastAsia="es-MX"/>
              </w:rPr>
            </w:pPr>
            <w:r w:rsidRPr="00647B30">
              <w:rPr>
                <w:rFonts w:ascii="Arial" w:hAnsi="Arial" w:cs="Arial"/>
                <w:sz w:val="14"/>
                <w:szCs w:val="14"/>
                <w:lang w:eastAsia="es-MX"/>
              </w:rPr>
              <w:t> 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36A3F73" w14:textId="77777777" w:rsidR="00F35A38" w:rsidRPr="00647B30" w:rsidRDefault="00F35A38" w:rsidP="004003F4">
            <w:pPr>
              <w:jc w:val="right"/>
              <w:rPr>
                <w:rFonts w:ascii="Arial" w:hAnsi="Arial" w:cs="Arial"/>
                <w:sz w:val="14"/>
                <w:szCs w:val="14"/>
                <w:lang w:eastAsia="es-MX"/>
              </w:rPr>
            </w:pPr>
            <w:r w:rsidRPr="00647B30">
              <w:rPr>
                <w:rFonts w:ascii="Arial" w:hAnsi="Arial" w:cs="Arial"/>
                <w:sz w:val="14"/>
                <w:szCs w:val="14"/>
                <w:lang w:eastAsia="es-MX"/>
              </w:rPr>
              <w:t>0.00</w:t>
            </w:r>
          </w:p>
        </w:tc>
      </w:tr>
      <w:tr w:rsidR="00F35A38" w:rsidRPr="00647B30" w14:paraId="16E113C0" w14:textId="77777777" w:rsidTr="004003F4">
        <w:trPr>
          <w:trHeight w:val="330"/>
        </w:trPr>
        <w:tc>
          <w:tcPr>
            <w:tcW w:w="119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2AF01B" w14:textId="77777777" w:rsidR="00F35A38" w:rsidRPr="00647B30" w:rsidRDefault="00F35A38" w:rsidP="004003F4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eastAsia="es-MX"/>
              </w:rPr>
            </w:pPr>
            <w:r w:rsidRPr="00647B30">
              <w:rPr>
                <w:rFonts w:ascii="Arial" w:hAnsi="Arial" w:cs="Arial"/>
                <w:b/>
                <w:bCs/>
                <w:sz w:val="14"/>
                <w:szCs w:val="14"/>
                <w:lang w:eastAsia="es-MX"/>
              </w:rPr>
              <w:t> 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49FD38" w14:textId="77777777" w:rsidR="00F35A38" w:rsidRPr="00647B30" w:rsidRDefault="00F35A38" w:rsidP="004003F4">
            <w:pPr>
              <w:jc w:val="right"/>
              <w:rPr>
                <w:rFonts w:ascii="Arial" w:hAnsi="Arial" w:cs="Arial"/>
                <w:sz w:val="14"/>
                <w:szCs w:val="14"/>
                <w:lang w:eastAsia="es-MX"/>
              </w:rPr>
            </w:pPr>
            <w:r w:rsidRPr="00647B30">
              <w:rPr>
                <w:rFonts w:ascii="Arial" w:hAnsi="Arial" w:cs="Arial"/>
                <w:sz w:val="14"/>
                <w:szCs w:val="14"/>
                <w:lang w:eastAsia="es-MX"/>
              </w:rPr>
              <w:t> 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843D23" w14:textId="77777777" w:rsidR="00F35A38" w:rsidRPr="00647B30" w:rsidRDefault="00F35A38" w:rsidP="004003F4">
            <w:pPr>
              <w:jc w:val="right"/>
              <w:rPr>
                <w:rFonts w:ascii="Arial" w:hAnsi="Arial" w:cs="Arial"/>
                <w:sz w:val="14"/>
                <w:szCs w:val="14"/>
                <w:lang w:eastAsia="es-MX"/>
              </w:rPr>
            </w:pPr>
            <w:r w:rsidRPr="00647B30">
              <w:rPr>
                <w:rFonts w:ascii="Arial" w:hAnsi="Arial" w:cs="Arial"/>
                <w:sz w:val="14"/>
                <w:szCs w:val="14"/>
                <w:lang w:eastAsia="es-MX"/>
              </w:rPr>
              <w:t> 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2A41DC" w14:textId="77777777" w:rsidR="00F35A38" w:rsidRPr="00647B30" w:rsidRDefault="00F35A38" w:rsidP="004003F4">
            <w:pPr>
              <w:jc w:val="right"/>
              <w:rPr>
                <w:rFonts w:ascii="Arial" w:hAnsi="Arial" w:cs="Arial"/>
                <w:sz w:val="14"/>
                <w:szCs w:val="14"/>
                <w:lang w:eastAsia="es-MX"/>
              </w:rPr>
            </w:pPr>
            <w:r w:rsidRPr="00647B30">
              <w:rPr>
                <w:rFonts w:ascii="Arial" w:hAnsi="Arial" w:cs="Arial"/>
                <w:sz w:val="14"/>
                <w:szCs w:val="14"/>
                <w:lang w:eastAsia="es-MX"/>
              </w:rPr>
              <w:t> 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2D35BE" w14:textId="77777777" w:rsidR="00F35A38" w:rsidRPr="00647B30" w:rsidRDefault="00F35A38" w:rsidP="004003F4">
            <w:pPr>
              <w:jc w:val="right"/>
              <w:rPr>
                <w:rFonts w:ascii="Arial" w:hAnsi="Arial" w:cs="Arial"/>
                <w:sz w:val="14"/>
                <w:szCs w:val="14"/>
                <w:lang w:eastAsia="es-MX"/>
              </w:rPr>
            </w:pPr>
            <w:r w:rsidRPr="00647B30">
              <w:rPr>
                <w:rFonts w:ascii="Arial" w:hAnsi="Arial" w:cs="Arial"/>
                <w:sz w:val="14"/>
                <w:szCs w:val="14"/>
                <w:lang w:eastAsia="es-MX"/>
              </w:rPr>
              <w:t> 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7382EE" w14:textId="77777777" w:rsidR="00F35A38" w:rsidRPr="00647B30" w:rsidRDefault="00F35A38" w:rsidP="004003F4">
            <w:pPr>
              <w:jc w:val="right"/>
              <w:rPr>
                <w:rFonts w:ascii="Arial" w:hAnsi="Arial" w:cs="Arial"/>
                <w:sz w:val="14"/>
                <w:szCs w:val="14"/>
                <w:lang w:eastAsia="es-MX"/>
              </w:rPr>
            </w:pPr>
            <w:r w:rsidRPr="00647B30">
              <w:rPr>
                <w:rFonts w:ascii="Arial" w:hAnsi="Arial" w:cs="Arial"/>
                <w:sz w:val="14"/>
                <w:szCs w:val="14"/>
                <w:lang w:eastAsia="es-MX"/>
              </w:rPr>
              <w:t> </w:t>
            </w:r>
          </w:p>
        </w:tc>
        <w:tc>
          <w:tcPr>
            <w:tcW w:w="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72B430" w14:textId="77777777" w:rsidR="00F35A38" w:rsidRPr="00647B30" w:rsidRDefault="00F35A38" w:rsidP="004003F4">
            <w:pPr>
              <w:jc w:val="right"/>
              <w:rPr>
                <w:rFonts w:ascii="Arial" w:hAnsi="Arial" w:cs="Arial"/>
                <w:sz w:val="14"/>
                <w:szCs w:val="14"/>
                <w:lang w:eastAsia="es-MX"/>
              </w:rPr>
            </w:pPr>
            <w:r w:rsidRPr="00647B30">
              <w:rPr>
                <w:rFonts w:ascii="Arial" w:hAnsi="Arial" w:cs="Arial"/>
                <w:sz w:val="14"/>
                <w:szCs w:val="14"/>
                <w:lang w:eastAsia="es-MX"/>
              </w:rPr>
              <w:t> </w:t>
            </w:r>
          </w:p>
        </w:tc>
        <w:tc>
          <w:tcPr>
            <w:tcW w:w="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77531B" w14:textId="77777777" w:rsidR="00F35A38" w:rsidRPr="00647B30" w:rsidRDefault="00F35A38" w:rsidP="004003F4">
            <w:pPr>
              <w:jc w:val="right"/>
              <w:rPr>
                <w:rFonts w:ascii="Arial" w:hAnsi="Arial" w:cs="Arial"/>
                <w:sz w:val="14"/>
                <w:szCs w:val="14"/>
                <w:lang w:eastAsia="es-MX"/>
              </w:rPr>
            </w:pPr>
            <w:r w:rsidRPr="00647B30">
              <w:rPr>
                <w:rFonts w:ascii="Arial" w:hAnsi="Arial" w:cs="Arial"/>
                <w:sz w:val="14"/>
                <w:szCs w:val="14"/>
                <w:lang w:eastAsia="es-MX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BBF917" w14:textId="77777777" w:rsidR="00F35A38" w:rsidRPr="00647B30" w:rsidRDefault="00F35A38" w:rsidP="004003F4">
            <w:pPr>
              <w:jc w:val="right"/>
              <w:rPr>
                <w:rFonts w:ascii="Arial" w:hAnsi="Arial" w:cs="Arial"/>
                <w:sz w:val="14"/>
                <w:szCs w:val="14"/>
                <w:lang w:eastAsia="es-MX"/>
              </w:rPr>
            </w:pPr>
            <w:r w:rsidRPr="00647B30">
              <w:rPr>
                <w:rFonts w:ascii="Arial" w:hAnsi="Arial" w:cs="Arial"/>
                <w:sz w:val="14"/>
                <w:szCs w:val="14"/>
                <w:lang w:eastAsia="es-MX"/>
              </w:rPr>
              <w:t> 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E4FCFBB" w14:textId="77777777" w:rsidR="00F35A38" w:rsidRPr="00647B30" w:rsidRDefault="00F35A38" w:rsidP="004003F4">
            <w:pPr>
              <w:jc w:val="right"/>
              <w:rPr>
                <w:rFonts w:ascii="Arial" w:hAnsi="Arial" w:cs="Arial"/>
                <w:sz w:val="14"/>
                <w:szCs w:val="14"/>
                <w:lang w:eastAsia="es-MX"/>
              </w:rPr>
            </w:pPr>
            <w:r w:rsidRPr="00647B30">
              <w:rPr>
                <w:rFonts w:ascii="Arial" w:hAnsi="Arial" w:cs="Arial"/>
                <w:sz w:val="14"/>
                <w:szCs w:val="14"/>
                <w:lang w:eastAsia="es-MX"/>
              </w:rPr>
              <w:t>0.00</w:t>
            </w:r>
          </w:p>
        </w:tc>
      </w:tr>
      <w:tr w:rsidR="00F35A38" w:rsidRPr="00647B30" w14:paraId="6BD54A29" w14:textId="77777777" w:rsidTr="004003F4">
        <w:trPr>
          <w:trHeight w:val="330"/>
        </w:trPr>
        <w:tc>
          <w:tcPr>
            <w:tcW w:w="119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BF65EB" w14:textId="77777777" w:rsidR="00F35A38" w:rsidRPr="00647B30" w:rsidRDefault="00F35A38" w:rsidP="004003F4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eastAsia="es-MX"/>
              </w:rPr>
            </w:pPr>
            <w:r w:rsidRPr="00647B30">
              <w:rPr>
                <w:rFonts w:ascii="Arial" w:hAnsi="Arial" w:cs="Arial"/>
                <w:b/>
                <w:bCs/>
                <w:sz w:val="14"/>
                <w:szCs w:val="14"/>
                <w:lang w:eastAsia="es-MX"/>
              </w:rPr>
              <w:t> 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B5D8E9" w14:textId="77777777" w:rsidR="00F35A38" w:rsidRPr="00647B30" w:rsidRDefault="00F35A38" w:rsidP="004003F4">
            <w:pPr>
              <w:jc w:val="right"/>
              <w:rPr>
                <w:rFonts w:ascii="Arial" w:hAnsi="Arial" w:cs="Arial"/>
                <w:sz w:val="14"/>
                <w:szCs w:val="14"/>
                <w:lang w:eastAsia="es-MX"/>
              </w:rPr>
            </w:pPr>
            <w:r w:rsidRPr="00647B30">
              <w:rPr>
                <w:rFonts w:ascii="Arial" w:hAnsi="Arial" w:cs="Arial"/>
                <w:sz w:val="14"/>
                <w:szCs w:val="14"/>
                <w:lang w:eastAsia="es-MX"/>
              </w:rPr>
              <w:t> 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4F5C1B" w14:textId="77777777" w:rsidR="00F35A38" w:rsidRPr="00647B30" w:rsidRDefault="00F35A38" w:rsidP="004003F4">
            <w:pPr>
              <w:jc w:val="right"/>
              <w:rPr>
                <w:rFonts w:ascii="Arial" w:hAnsi="Arial" w:cs="Arial"/>
                <w:sz w:val="14"/>
                <w:szCs w:val="14"/>
                <w:lang w:eastAsia="es-MX"/>
              </w:rPr>
            </w:pPr>
            <w:r w:rsidRPr="00647B30">
              <w:rPr>
                <w:rFonts w:ascii="Arial" w:hAnsi="Arial" w:cs="Arial"/>
                <w:sz w:val="14"/>
                <w:szCs w:val="14"/>
                <w:lang w:eastAsia="es-MX"/>
              </w:rPr>
              <w:t> 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8D3C37" w14:textId="77777777" w:rsidR="00F35A38" w:rsidRPr="00647B30" w:rsidRDefault="00F35A38" w:rsidP="004003F4">
            <w:pPr>
              <w:jc w:val="right"/>
              <w:rPr>
                <w:rFonts w:ascii="Arial" w:hAnsi="Arial" w:cs="Arial"/>
                <w:sz w:val="14"/>
                <w:szCs w:val="14"/>
                <w:lang w:eastAsia="es-MX"/>
              </w:rPr>
            </w:pPr>
            <w:r w:rsidRPr="00647B30">
              <w:rPr>
                <w:rFonts w:ascii="Arial" w:hAnsi="Arial" w:cs="Arial"/>
                <w:sz w:val="14"/>
                <w:szCs w:val="14"/>
                <w:lang w:eastAsia="es-MX"/>
              </w:rPr>
              <w:t> 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4C03F8" w14:textId="77777777" w:rsidR="00F35A38" w:rsidRPr="00647B30" w:rsidRDefault="00F35A38" w:rsidP="004003F4">
            <w:pPr>
              <w:jc w:val="right"/>
              <w:rPr>
                <w:rFonts w:ascii="Arial" w:hAnsi="Arial" w:cs="Arial"/>
                <w:sz w:val="14"/>
                <w:szCs w:val="14"/>
                <w:lang w:eastAsia="es-MX"/>
              </w:rPr>
            </w:pPr>
            <w:r w:rsidRPr="00647B30">
              <w:rPr>
                <w:rFonts w:ascii="Arial" w:hAnsi="Arial" w:cs="Arial"/>
                <w:sz w:val="14"/>
                <w:szCs w:val="14"/>
                <w:lang w:eastAsia="es-MX"/>
              </w:rPr>
              <w:t> 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40E97A" w14:textId="77777777" w:rsidR="00F35A38" w:rsidRPr="00647B30" w:rsidRDefault="00F35A38" w:rsidP="004003F4">
            <w:pPr>
              <w:jc w:val="right"/>
              <w:rPr>
                <w:rFonts w:ascii="Arial" w:hAnsi="Arial" w:cs="Arial"/>
                <w:sz w:val="14"/>
                <w:szCs w:val="14"/>
                <w:lang w:eastAsia="es-MX"/>
              </w:rPr>
            </w:pPr>
            <w:r w:rsidRPr="00647B30">
              <w:rPr>
                <w:rFonts w:ascii="Arial" w:hAnsi="Arial" w:cs="Arial"/>
                <w:sz w:val="14"/>
                <w:szCs w:val="14"/>
                <w:lang w:eastAsia="es-MX"/>
              </w:rPr>
              <w:t> </w:t>
            </w:r>
          </w:p>
        </w:tc>
        <w:tc>
          <w:tcPr>
            <w:tcW w:w="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49E9DB" w14:textId="77777777" w:rsidR="00F35A38" w:rsidRPr="00647B30" w:rsidRDefault="00F35A38" w:rsidP="004003F4">
            <w:pPr>
              <w:jc w:val="right"/>
              <w:rPr>
                <w:rFonts w:ascii="Arial" w:hAnsi="Arial" w:cs="Arial"/>
                <w:sz w:val="14"/>
                <w:szCs w:val="14"/>
                <w:lang w:eastAsia="es-MX"/>
              </w:rPr>
            </w:pPr>
            <w:r w:rsidRPr="00647B30">
              <w:rPr>
                <w:rFonts w:ascii="Arial" w:hAnsi="Arial" w:cs="Arial"/>
                <w:sz w:val="14"/>
                <w:szCs w:val="14"/>
                <w:lang w:eastAsia="es-MX"/>
              </w:rPr>
              <w:t> </w:t>
            </w:r>
          </w:p>
        </w:tc>
        <w:tc>
          <w:tcPr>
            <w:tcW w:w="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9D25D6" w14:textId="77777777" w:rsidR="00F35A38" w:rsidRPr="00647B30" w:rsidRDefault="00F35A38" w:rsidP="004003F4">
            <w:pPr>
              <w:jc w:val="right"/>
              <w:rPr>
                <w:rFonts w:ascii="Arial" w:hAnsi="Arial" w:cs="Arial"/>
                <w:sz w:val="14"/>
                <w:szCs w:val="14"/>
                <w:lang w:eastAsia="es-MX"/>
              </w:rPr>
            </w:pPr>
            <w:r w:rsidRPr="00647B30">
              <w:rPr>
                <w:rFonts w:ascii="Arial" w:hAnsi="Arial" w:cs="Arial"/>
                <w:sz w:val="14"/>
                <w:szCs w:val="14"/>
                <w:lang w:eastAsia="es-MX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C17430" w14:textId="77777777" w:rsidR="00F35A38" w:rsidRPr="00647B30" w:rsidRDefault="00F35A38" w:rsidP="004003F4">
            <w:pPr>
              <w:jc w:val="right"/>
              <w:rPr>
                <w:rFonts w:ascii="Arial" w:hAnsi="Arial" w:cs="Arial"/>
                <w:sz w:val="14"/>
                <w:szCs w:val="14"/>
                <w:lang w:eastAsia="es-MX"/>
              </w:rPr>
            </w:pPr>
            <w:r w:rsidRPr="00647B30">
              <w:rPr>
                <w:rFonts w:ascii="Arial" w:hAnsi="Arial" w:cs="Arial"/>
                <w:sz w:val="14"/>
                <w:szCs w:val="14"/>
                <w:lang w:eastAsia="es-MX"/>
              </w:rPr>
              <w:t> 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8930936" w14:textId="77777777" w:rsidR="00F35A38" w:rsidRPr="00647B30" w:rsidRDefault="00F35A38" w:rsidP="004003F4">
            <w:pPr>
              <w:jc w:val="right"/>
              <w:rPr>
                <w:rFonts w:ascii="Arial" w:hAnsi="Arial" w:cs="Arial"/>
                <w:sz w:val="14"/>
                <w:szCs w:val="14"/>
                <w:lang w:eastAsia="es-MX"/>
              </w:rPr>
            </w:pPr>
            <w:r w:rsidRPr="00647B30">
              <w:rPr>
                <w:rFonts w:ascii="Arial" w:hAnsi="Arial" w:cs="Arial"/>
                <w:sz w:val="14"/>
                <w:szCs w:val="14"/>
                <w:lang w:eastAsia="es-MX"/>
              </w:rPr>
              <w:t>0.00</w:t>
            </w:r>
          </w:p>
        </w:tc>
      </w:tr>
      <w:tr w:rsidR="00F35A38" w:rsidRPr="00647B30" w14:paraId="376E5E2E" w14:textId="77777777" w:rsidTr="004003F4">
        <w:trPr>
          <w:trHeight w:val="330"/>
        </w:trPr>
        <w:tc>
          <w:tcPr>
            <w:tcW w:w="119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8AF629" w14:textId="77777777" w:rsidR="00F35A38" w:rsidRPr="00647B30" w:rsidRDefault="00F35A38" w:rsidP="004003F4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eastAsia="es-MX"/>
              </w:rPr>
            </w:pPr>
            <w:r w:rsidRPr="00647B30">
              <w:rPr>
                <w:rFonts w:ascii="Arial" w:hAnsi="Arial" w:cs="Arial"/>
                <w:b/>
                <w:bCs/>
                <w:sz w:val="14"/>
                <w:szCs w:val="14"/>
                <w:lang w:eastAsia="es-MX"/>
              </w:rPr>
              <w:t> 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12790F" w14:textId="77777777" w:rsidR="00F35A38" w:rsidRPr="00647B30" w:rsidRDefault="00F35A38" w:rsidP="004003F4">
            <w:pPr>
              <w:jc w:val="right"/>
              <w:rPr>
                <w:rFonts w:ascii="Arial" w:hAnsi="Arial" w:cs="Arial"/>
                <w:sz w:val="14"/>
                <w:szCs w:val="14"/>
                <w:lang w:eastAsia="es-MX"/>
              </w:rPr>
            </w:pPr>
            <w:r w:rsidRPr="00647B30">
              <w:rPr>
                <w:rFonts w:ascii="Arial" w:hAnsi="Arial" w:cs="Arial"/>
                <w:sz w:val="14"/>
                <w:szCs w:val="14"/>
                <w:lang w:eastAsia="es-MX"/>
              </w:rPr>
              <w:t> 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BAF929" w14:textId="77777777" w:rsidR="00F35A38" w:rsidRPr="00647B30" w:rsidRDefault="00F35A38" w:rsidP="004003F4">
            <w:pPr>
              <w:jc w:val="right"/>
              <w:rPr>
                <w:rFonts w:ascii="Arial" w:hAnsi="Arial" w:cs="Arial"/>
                <w:sz w:val="14"/>
                <w:szCs w:val="14"/>
                <w:lang w:eastAsia="es-MX"/>
              </w:rPr>
            </w:pPr>
            <w:r w:rsidRPr="00647B30">
              <w:rPr>
                <w:rFonts w:ascii="Arial" w:hAnsi="Arial" w:cs="Arial"/>
                <w:sz w:val="14"/>
                <w:szCs w:val="14"/>
                <w:lang w:eastAsia="es-MX"/>
              </w:rPr>
              <w:t> 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F56307" w14:textId="77777777" w:rsidR="00F35A38" w:rsidRPr="00647B30" w:rsidRDefault="00F35A38" w:rsidP="004003F4">
            <w:pPr>
              <w:jc w:val="right"/>
              <w:rPr>
                <w:rFonts w:ascii="Arial" w:hAnsi="Arial" w:cs="Arial"/>
                <w:sz w:val="14"/>
                <w:szCs w:val="14"/>
                <w:lang w:eastAsia="es-MX"/>
              </w:rPr>
            </w:pPr>
            <w:r w:rsidRPr="00647B30">
              <w:rPr>
                <w:rFonts w:ascii="Arial" w:hAnsi="Arial" w:cs="Arial"/>
                <w:sz w:val="14"/>
                <w:szCs w:val="14"/>
                <w:lang w:eastAsia="es-MX"/>
              </w:rPr>
              <w:t> </w:t>
            </w:r>
          </w:p>
        </w:tc>
        <w:tc>
          <w:tcPr>
            <w:tcW w:w="58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E4C1CF" w14:textId="77777777" w:rsidR="00F35A38" w:rsidRPr="00647B30" w:rsidRDefault="00F35A38" w:rsidP="004003F4">
            <w:pPr>
              <w:jc w:val="right"/>
              <w:rPr>
                <w:rFonts w:ascii="Arial" w:hAnsi="Arial" w:cs="Arial"/>
                <w:sz w:val="14"/>
                <w:szCs w:val="14"/>
                <w:lang w:eastAsia="es-MX"/>
              </w:rPr>
            </w:pPr>
            <w:r w:rsidRPr="00647B30">
              <w:rPr>
                <w:rFonts w:ascii="Arial" w:hAnsi="Arial" w:cs="Arial"/>
                <w:sz w:val="14"/>
                <w:szCs w:val="14"/>
                <w:lang w:eastAsia="es-MX"/>
              </w:rPr>
              <w:t> 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EBF9DD" w14:textId="77777777" w:rsidR="00F35A38" w:rsidRPr="00647B30" w:rsidRDefault="00F35A38" w:rsidP="004003F4">
            <w:pPr>
              <w:jc w:val="right"/>
              <w:rPr>
                <w:rFonts w:ascii="Arial" w:hAnsi="Arial" w:cs="Arial"/>
                <w:sz w:val="14"/>
                <w:szCs w:val="14"/>
                <w:lang w:eastAsia="es-MX"/>
              </w:rPr>
            </w:pPr>
            <w:r w:rsidRPr="00647B30">
              <w:rPr>
                <w:rFonts w:ascii="Arial" w:hAnsi="Arial" w:cs="Arial"/>
                <w:sz w:val="14"/>
                <w:szCs w:val="14"/>
                <w:lang w:eastAsia="es-MX"/>
              </w:rPr>
              <w:t> </w:t>
            </w:r>
          </w:p>
        </w:tc>
        <w:tc>
          <w:tcPr>
            <w:tcW w:w="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DD810E" w14:textId="77777777" w:rsidR="00F35A38" w:rsidRPr="00647B30" w:rsidRDefault="00F35A38" w:rsidP="004003F4">
            <w:pPr>
              <w:jc w:val="right"/>
              <w:rPr>
                <w:rFonts w:ascii="Arial" w:hAnsi="Arial" w:cs="Arial"/>
                <w:sz w:val="14"/>
                <w:szCs w:val="14"/>
                <w:lang w:eastAsia="es-MX"/>
              </w:rPr>
            </w:pPr>
            <w:r w:rsidRPr="00647B30">
              <w:rPr>
                <w:rFonts w:ascii="Arial" w:hAnsi="Arial" w:cs="Arial"/>
                <w:sz w:val="14"/>
                <w:szCs w:val="14"/>
                <w:lang w:eastAsia="es-MX"/>
              </w:rPr>
              <w:t> </w:t>
            </w:r>
          </w:p>
        </w:tc>
        <w:tc>
          <w:tcPr>
            <w:tcW w:w="65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ACD3FA" w14:textId="77777777" w:rsidR="00F35A38" w:rsidRPr="00647B30" w:rsidRDefault="00F35A38" w:rsidP="004003F4">
            <w:pPr>
              <w:jc w:val="right"/>
              <w:rPr>
                <w:rFonts w:ascii="Arial" w:hAnsi="Arial" w:cs="Arial"/>
                <w:sz w:val="14"/>
                <w:szCs w:val="14"/>
                <w:lang w:eastAsia="es-MX"/>
              </w:rPr>
            </w:pPr>
            <w:r w:rsidRPr="00647B30">
              <w:rPr>
                <w:rFonts w:ascii="Arial" w:hAnsi="Arial" w:cs="Arial"/>
                <w:sz w:val="14"/>
                <w:szCs w:val="14"/>
                <w:lang w:eastAsia="es-MX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4CC1C9" w14:textId="77777777" w:rsidR="00F35A38" w:rsidRPr="00647B30" w:rsidRDefault="00F35A38" w:rsidP="004003F4">
            <w:pPr>
              <w:jc w:val="right"/>
              <w:rPr>
                <w:rFonts w:ascii="Arial" w:hAnsi="Arial" w:cs="Arial"/>
                <w:sz w:val="14"/>
                <w:szCs w:val="14"/>
                <w:lang w:eastAsia="es-MX"/>
              </w:rPr>
            </w:pPr>
            <w:r w:rsidRPr="00647B30">
              <w:rPr>
                <w:rFonts w:ascii="Arial" w:hAnsi="Arial" w:cs="Arial"/>
                <w:sz w:val="14"/>
                <w:szCs w:val="14"/>
                <w:lang w:eastAsia="es-MX"/>
              </w:rPr>
              <w:t> 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9B31D0E" w14:textId="77777777" w:rsidR="00F35A38" w:rsidRPr="00647B30" w:rsidRDefault="00F35A38" w:rsidP="004003F4">
            <w:pPr>
              <w:jc w:val="right"/>
              <w:rPr>
                <w:rFonts w:ascii="Arial" w:hAnsi="Arial" w:cs="Arial"/>
                <w:sz w:val="14"/>
                <w:szCs w:val="14"/>
                <w:lang w:eastAsia="es-MX"/>
              </w:rPr>
            </w:pPr>
            <w:r w:rsidRPr="00647B30">
              <w:rPr>
                <w:rFonts w:ascii="Arial" w:hAnsi="Arial" w:cs="Arial"/>
                <w:sz w:val="14"/>
                <w:szCs w:val="14"/>
                <w:lang w:eastAsia="es-MX"/>
              </w:rPr>
              <w:t>0.00</w:t>
            </w:r>
          </w:p>
        </w:tc>
      </w:tr>
      <w:tr w:rsidR="00F35A38" w:rsidRPr="00647B30" w14:paraId="7920B784" w14:textId="77777777" w:rsidTr="004003F4">
        <w:trPr>
          <w:trHeight w:val="330"/>
        </w:trPr>
        <w:tc>
          <w:tcPr>
            <w:tcW w:w="119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1FD81D" w14:textId="77777777" w:rsidR="00F35A38" w:rsidRPr="00647B30" w:rsidRDefault="00F35A38" w:rsidP="004003F4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eastAsia="es-MX"/>
              </w:rPr>
            </w:pPr>
            <w:r w:rsidRPr="00647B30">
              <w:rPr>
                <w:rFonts w:ascii="Arial" w:hAnsi="Arial" w:cs="Arial"/>
                <w:b/>
                <w:bCs/>
                <w:sz w:val="14"/>
                <w:szCs w:val="14"/>
                <w:lang w:eastAsia="es-MX"/>
              </w:rPr>
              <w:t> </w:t>
            </w:r>
          </w:p>
        </w:tc>
        <w:tc>
          <w:tcPr>
            <w:tcW w:w="88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B29C5E" w14:textId="77777777" w:rsidR="00F35A38" w:rsidRPr="00647B30" w:rsidRDefault="00F35A38" w:rsidP="004003F4">
            <w:pPr>
              <w:jc w:val="right"/>
              <w:rPr>
                <w:rFonts w:ascii="Arial" w:hAnsi="Arial" w:cs="Arial"/>
                <w:sz w:val="14"/>
                <w:szCs w:val="14"/>
                <w:lang w:eastAsia="es-MX"/>
              </w:rPr>
            </w:pPr>
            <w:r w:rsidRPr="00647B30">
              <w:rPr>
                <w:rFonts w:ascii="Arial" w:hAnsi="Arial" w:cs="Arial"/>
                <w:sz w:val="14"/>
                <w:szCs w:val="14"/>
                <w:lang w:eastAsia="es-MX"/>
              </w:rPr>
              <w:t> </w:t>
            </w:r>
          </w:p>
        </w:tc>
        <w:tc>
          <w:tcPr>
            <w:tcW w:w="109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256EBB" w14:textId="77777777" w:rsidR="00F35A38" w:rsidRPr="00647B30" w:rsidRDefault="00F35A38" w:rsidP="004003F4">
            <w:pPr>
              <w:jc w:val="right"/>
              <w:rPr>
                <w:rFonts w:ascii="Arial" w:hAnsi="Arial" w:cs="Arial"/>
                <w:sz w:val="14"/>
                <w:szCs w:val="14"/>
                <w:lang w:eastAsia="es-MX"/>
              </w:rPr>
            </w:pPr>
            <w:r w:rsidRPr="00647B30">
              <w:rPr>
                <w:rFonts w:ascii="Arial" w:hAnsi="Arial" w:cs="Arial"/>
                <w:sz w:val="14"/>
                <w:szCs w:val="14"/>
                <w:lang w:eastAsia="es-MX"/>
              </w:rPr>
              <w:t> 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15D8B2" w14:textId="77777777" w:rsidR="00F35A38" w:rsidRPr="00647B30" w:rsidRDefault="00F35A38" w:rsidP="004003F4">
            <w:pPr>
              <w:jc w:val="right"/>
              <w:rPr>
                <w:rFonts w:ascii="Arial" w:hAnsi="Arial" w:cs="Arial"/>
                <w:sz w:val="14"/>
                <w:szCs w:val="14"/>
                <w:lang w:eastAsia="es-MX"/>
              </w:rPr>
            </w:pPr>
            <w:r w:rsidRPr="00647B30">
              <w:rPr>
                <w:rFonts w:ascii="Arial" w:hAnsi="Arial" w:cs="Arial"/>
                <w:sz w:val="14"/>
                <w:szCs w:val="14"/>
                <w:lang w:eastAsia="es-MX"/>
              </w:rPr>
              <w:t> </w:t>
            </w:r>
          </w:p>
        </w:tc>
        <w:tc>
          <w:tcPr>
            <w:tcW w:w="58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270505" w14:textId="77777777" w:rsidR="00F35A38" w:rsidRPr="00647B30" w:rsidRDefault="00F35A38" w:rsidP="004003F4">
            <w:pPr>
              <w:jc w:val="right"/>
              <w:rPr>
                <w:rFonts w:ascii="Arial" w:hAnsi="Arial" w:cs="Arial"/>
                <w:sz w:val="14"/>
                <w:szCs w:val="14"/>
                <w:lang w:eastAsia="es-MX"/>
              </w:rPr>
            </w:pPr>
            <w:r w:rsidRPr="00647B30">
              <w:rPr>
                <w:rFonts w:ascii="Arial" w:hAnsi="Arial" w:cs="Arial"/>
                <w:sz w:val="14"/>
                <w:szCs w:val="14"/>
                <w:lang w:eastAsia="es-MX"/>
              </w:rPr>
              <w:t> 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F88149" w14:textId="77777777" w:rsidR="00F35A38" w:rsidRPr="00647B30" w:rsidRDefault="00F35A38" w:rsidP="004003F4">
            <w:pPr>
              <w:jc w:val="right"/>
              <w:rPr>
                <w:rFonts w:ascii="Arial" w:hAnsi="Arial" w:cs="Arial"/>
                <w:sz w:val="14"/>
                <w:szCs w:val="14"/>
                <w:lang w:eastAsia="es-MX"/>
              </w:rPr>
            </w:pPr>
            <w:r w:rsidRPr="00647B30">
              <w:rPr>
                <w:rFonts w:ascii="Arial" w:hAnsi="Arial" w:cs="Arial"/>
                <w:sz w:val="14"/>
                <w:szCs w:val="14"/>
                <w:lang w:eastAsia="es-MX"/>
              </w:rPr>
              <w:t> </w:t>
            </w:r>
          </w:p>
        </w:tc>
        <w:tc>
          <w:tcPr>
            <w:tcW w:w="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8499B8" w14:textId="77777777" w:rsidR="00F35A38" w:rsidRPr="00647B30" w:rsidRDefault="00F35A38" w:rsidP="004003F4">
            <w:pPr>
              <w:jc w:val="right"/>
              <w:rPr>
                <w:rFonts w:ascii="Arial" w:hAnsi="Arial" w:cs="Arial"/>
                <w:sz w:val="14"/>
                <w:szCs w:val="14"/>
                <w:lang w:eastAsia="es-MX"/>
              </w:rPr>
            </w:pPr>
            <w:r w:rsidRPr="00647B30">
              <w:rPr>
                <w:rFonts w:ascii="Arial" w:hAnsi="Arial" w:cs="Arial"/>
                <w:sz w:val="14"/>
                <w:szCs w:val="14"/>
                <w:lang w:eastAsia="es-MX"/>
              </w:rPr>
              <w:t> </w:t>
            </w:r>
          </w:p>
        </w:tc>
        <w:tc>
          <w:tcPr>
            <w:tcW w:w="65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0A1DA1" w14:textId="77777777" w:rsidR="00F35A38" w:rsidRPr="00647B30" w:rsidRDefault="00F35A38" w:rsidP="004003F4">
            <w:pPr>
              <w:jc w:val="right"/>
              <w:rPr>
                <w:rFonts w:ascii="Arial" w:hAnsi="Arial" w:cs="Arial"/>
                <w:sz w:val="14"/>
                <w:szCs w:val="14"/>
                <w:lang w:eastAsia="es-MX"/>
              </w:rPr>
            </w:pPr>
            <w:r w:rsidRPr="00647B30">
              <w:rPr>
                <w:rFonts w:ascii="Arial" w:hAnsi="Arial" w:cs="Arial"/>
                <w:sz w:val="14"/>
                <w:szCs w:val="14"/>
                <w:lang w:eastAsia="es-MX"/>
              </w:rPr>
              <w:t> </w:t>
            </w:r>
          </w:p>
        </w:tc>
        <w:tc>
          <w:tcPr>
            <w:tcW w:w="101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1F9802" w14:textId="77777777" w:rsidR="00F35A38" w:rsidRPr="00647B30" w:rsidRDefault="00F35A38" w:rsidP="004003F4">
            <w:pPr>
              <w:jc w:val="right"/>
              <w:rPr>
                <w:rFonts w:ascii="Arial" w:hAnsi="Arial" w:cs="Arial"/>
                <w:sz w:val="14"/>
                <w:szCs w:val="14"/>
                <w:lang w:eastAsia="es-MX"/>
              </w:rPr>
            </w:pPr>
            <w:r w:rsidRPr="00647B30">
              <w:rPr>
                <w:rFonts w:ascii="Arial" w:hAnsi="Arial" w:cs="Arial"/>
                <w:sz w:val="14"/>
                <w:szCs w:val="14"/>
                <w:lang w:eastAsia="es-MX"/>
              </w:rPr>
              <w:t> 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6175B91" w14:textId="77777777" w:rsidR="00F35A38" w:rsidRPr="00647B30" w:rsidRDefault="00F35A38" w:rsidP="004003F4">
            <w:pPr>
              <w:jc w:val="right"/>
              <w:rPr>
                <w:rFonts w:ascii="Arial" w:hAnsi="Arial" w:cs="Arial"/>
                <w:sz w:val="14"/>
                <w:szCs w:val="14"/>
                <w:lang w:eastAsia="es-MX"/>
              </w:rPr>
            </w:pPr>
            <w:r w:rsidRPr="00647B30">
              <w:rPr>
                <w:rFonts w:ascii="Arial" w:hAnsi="Arial" w:cs="Arial"/>
                <w:sz w:val="14"/>
                <w:szCs w:val="14"/>
                <w:lang w:eastAsia="es-MX"/>
              </w:rPr>
              <w:t>0.00</w:t>
            </w:r>
          </w:p>
        </w:tc>
      </w:tr>
      <w:tr w:rsidR="00F35A38" w:rsidRPr="00647B30" w14:paraId="08C475BD" w14:textId="77777777" w:rsidTr="004003F4">
        <w:trPr>
          <w:trHeight w:val="330"/>
        </w:trPr>
        <w:tc>
          <w:tcPr>
            <w:tcW w:w="119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2D4E3E" w14:textId="77777777" w:rsidR="00F35A38" w:rsidRPr="00647B30" w:rsidRDefault="00F35A38" w:rsidP="004003F4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eastAsia="es-MX"/>
              </w:rPr>
            </w:pPr>
            <w:r w:rsidRPr="00647B30">
              <w:rPr>
                <w:rFonts w:ascii="Arial" w:hAnsi="Arial" w:cs="Arial"/>
                <w:b/>
                <w:bCs/>
                <w:sz w:val="14"/>
                <w:szCs w:val="14"/>
                <w:lang w:eastAsia="es-MX"/>
              </w:rPr>
              <w:t> </w:t>
            </w:r>
          </w:p>
        </w:tc>
        <w:tc>
          <w:tcPr>
            <w:tcW w:w="88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1F9424" w14:textId="77777777" w:rsidR="00F35A38" w:rsidRPr="00647B30" w:rsidRDefault="00F35A38" w:rsidP="004003F4">
            <w:pPr>
              <w:jc w:val="right"/>
              <w:rPr>
                <w:rFonts w:ascii="Arial" w:hAnsi="Arial" w:cs="Arial"/>
                <w:sz w:val="14"/>
                <w:szCs w:val="14"/>
                <w:lang w:eastAsia="es-MX"/>
              </w:rPr>
            </w:pPr>
            <w:r w:rsidRPr="00647B30">
              <w:rPr>
                <w:rFonts w:ascii="Arial" w:hAnsi="Arial" w:cs="Arial"/>
                <w:sz w:val="14"/>
                <w:szCs w:val="14"/>
                <w:lang w:eastAsia="es-MX"/>
              </w:rPr>
              <w:t> </w:t>
            </w:r>
          </w:p>
        </w:tc>
        <w:tc>
          <w:tcPr>
            <w:tcW w:w="109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82E70A" w14:textId="77777777" w:rsidR="00F35A38" w:rsidRPr="00647B30" w:rsidRDefault="00F35A38" w:rsidP="004003F4">
            <w:pPr>
              <w:jc w:val="right"/>
              <w:rPr>
                <w:rFonts w:ascii="Arial" w:hAnsi="Arial" w:cs="Arial"/>
                <w:sz w:val="14"/>
                <w:szCs w:val="14"/>
                <w:lang w:eastAsia="es-MX"/>
              </w:rPr>
            </w:pPr>
            <w:r w:rsidRPr="00647B30">
              <w:rPr>
                <w:rFonts w:ascii="Arial" w:hAnsi="Arial" w:cs="Arial"/>
                <w:sz w:val="14"/>
                <w:szCs w:val="14"/>
                <w:lang w:eastAsia="es-MX"/>
              </w:rPr>
              <w:t> 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E67328" w14:textId="77777777" w:rsidR="00F35A38" w:rsidRPr="00647B30" w:rsidRDefault="00F35A38" w:rsidP="004003F4">
            <w:pPr>
              <w:jc w:val="right"/>
              <w:rPr>
                <w:rFonts w:ascii="Arial" w:hAnsi="Arial" w:cs="Arial"/>
                <w:sz w:val="14"/>
                <w:szCs w:val="14"/>
                <w:lang w:eastAsia="es-MX"/>
              </w:rPr>
            </w:pPr>
            <w:r w:rsidRPr="00647B30">
              <w:rPr>
                <w:rFonts w:ascii="Arial" w:hAnsi="Arial" w:cs="Arial"/>
                <w:sz w:val="14"/>
                <w:szCs w:val="14"/>
                <w:lang w:eastAsia="es-MX"/>
              </w:rPr>
              <w:t> </w:t>
            </w:r>
          </w:p>
        </w:tc>
        <w:tc>
          <w:tcPr>
            <w:tcW w:w="58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DC7736" w14:textId="77777777" w:rsidR="00F35A38" w:rsidRPr="00647B30" w:rsidRDefault="00F35A38" w:rsidP="004003F4">
            <w:pPr>
              <w:jc w:val="right"/>
              <w:rPr>
                <w:rFonts w:ascii="Arial" w:hAnsi="Arial" w:cs="Arial"/>
                <w:sz w:val="14"/>
                <w:szCs w:val="14"/>
                <w:lang w:eastAsia="es-MX"/>
              </w:rPr>
            </w:pPr>
            <w:r w:rsidRPr="00647B30">
              <w:rPr>
                <w:rFonts w:ascii="Arial" w:hAnsi="Arial" w:cs="Arial"/>
                <w:sz w:val="14"/>
                <w:szCs w:val="14"/>
                <w:lang w:eastAsia="es-MX"/>
              </w:rPr>
              <w:t> 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D61681" w14:textId="77777777" w:rsidR="00F35A38" w:rsidRPr="00647B30" w:rsidRDefault="00F35A38" w:rsidP="004003F4">
            <w:pPr>
              <w:jc w:val="right"/>
              <w:rPr>
                <w:rFonts w:ascii="Arial" w:hAnsi="Arial" w:cs="Arial"/>
                <w:sz w:val="14"/>
                <w:szCs w:val="14"/>
                <w:lang w:eastAsia="es-MX"/>
              </w:rPr>
            </w:pPr>
            <w:r w:rsidRPr="00647B30">
              <w:rPr>
                <w:rFonts w:ascii="Arial" w:hAnsi="Arial" w:cs="Arial"/>
                <w:sz w:val="14"/>
                <w:szCs w:val="14"/>
                <w:lang w:eastAsia="es-MX"/>
              </w:rPr>
              <w:t> </w:t>
            </w:r>
          </w:p>
        </w:tc>
        <w:tc>
          <w:tcPr>
            <w:tcW w:w="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2A1C12" w14:textId="77777777" w:rsidR="00F35A38" w:rsidRPr="00647B30" w:rsidRDefault="00F35A38" w:rsidP="004003F4">
            <w:pPr>
              <w:jc w:val="right"/>
              <w:rPr>
                <w:rFonts w:ascii="Arial" w:hAnsi="Arial" w:cs="Arial"/>
                <w:sz w:val="14"/>
                <w:szCs w:val="14"/>
                <w:lang w:eastAsia="es-MX"/>
              </w:rPr>
            </w:pPr>
            <w:r w:rsidRPr="00647B30">
              <w:rPr>
                <w:rFonts w:ascii="Arial" w:hAnsi="Arial" w:cs="Arial"/>
                <w:sz w:val="14"/>
                <w:szCs w:val="14"/>
                <w:lang w:eastAsia="es-MX"/>
              </w:rPr>
              <w:t> </w:t>
            </w:r>
          </w:p>
        </w:tc>
        <w:tc>
          <w:tcPr>
            <w:tcW w:w="65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83A3C6" w14:textId="77777777" w:rsidR="00F35A38" w:rsidRPr="00647B30" w:rsidRDefault="00F35A38" w:rsidP="004003F4">
            <w:pPr>
              <w:jc w:val="right"/>
              <w:rPr>
                <w:rFonts w:ascii="Arial" w:hAnsi="Arial" w:cs="Arial"/>
                <w:sz w:val="14"/>
                <w:szCs w:val="14"/>
                <w:lang w:eastAsia="es-MX"/>
              </w:rPr>
            </w:pPr>
            <w:r w:rsidRPr="00647B30">
              <w:rPr>
                <w:rFonts w:ascii="Arial" w:hAnsi="Arial" w:cs="Arial"/>
                <w:sz w:val="14"/>
                <w:szCs w:val="14"/>
                <w:lang w:eastAsia="es-MX"/>
              </w:rPr>
              <w:t> </w:t>
            </w:r>
          </w:p>
        </w:tc>
        <w:tc>
          <w:tcPr>
            <w:tcW w:w="101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2EB67A" w14:textId="77777777" w:rsidR="00F35A38" w:rsidRPr="00647B30" w:rsidRDefault="00F35A38" w:rsidP="004003F4">
            <w:pPr>
              <w:jc w:val="right"/>
              <w:rPr>
                <w:rFonts w:ascii="Arial" w:hAnsi="Arial" w:cs="Arial"/>
                <w:sz w:val="14"/>
                <w:szCs w:val="14"/>
                <w:lang w:eastAsia="es-MX"/>
              </w:rPr>
            </w:pPr>
            <w:r w:rsidRPr="00647B30">
              <w:rPr>
                <w:rFonts w:ascii="Arial" w:hAnsi="Arial" w:cs="Arial"/>
                <w:sz w:val="14"/>
                <w:szCs w:val="14"/>
                <w:lang w:eastAsia="es-MX"/>
              </w:rPr>
              <w:t> 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71B2E1B" w14:textId="77777777" w:rsidR="00F35A38" w:rsidRPr="00647B30" w:rsidRDefault="00F35A38" w:rsidP="004003F4">
            <w:pPr>
              <w:jc w:val="right"/>
              <w:rPr>
                <w:rFonts w:ascii="Arial" w:hAnsi="Arial" w:cs="Arial"/>
                <w:sz w:val="14"/>
                <w:szCs w:val="14"/>
                <w:lang w:eastAsia="es-MX"/>
              </w:rPr>
            </w:pPr>
            <w:r w:rsidRPr="00647B30">
              <w:rPr>
                <w:rFonts w:ascii="Arial" w:hAnsi="Arial" w:cs="Arial"/>
                <w:sz w:val="14"/>
                <w:szCs w:val="14"/>
                <w:lang w:eastAsia="es-MX"/>
              </w:rPr>
              <w:t>0.00</w:t>
            </w:r>
          </w:p>
        </w:tc>
      </w:tr>
      <w:tr w:rsidR="00F35A38" w:rsidRPr="00647B30" w14:paraId="798FEF9A" w14:textId="77777777" w:rsidTr="004003F4">
        <w:trPr>
          <w:trHeight w:val="330"/>
        </w:trPr>
        <w:tc>
          <w:tcPr>
            <w:tcW w:w="119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E5826A" w14:textId="77777777" w:rsidR="00F35A38" w:rsidRPr="00647B30" w:rsidRDefault="00F35A38" w:rsidP="004003F4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eastAsia="es-MX"/>
              </w:rPr>
            </w:pPr>
            <w:r w:rsidRPr="00647B30">
              <w:rPr>
                <w:rFonts w:ascii="Arial" w:hAnsi="Arial" w:cs="Arial"/>
                <w:b/>
                <w:bCs/>
                <w:sz w:val="14"/>
                <w:szCs w:val="14"/>
                <w:lang w:eastAsia="es-MX"/>
              </w:rPr>
              <w:t> </w:t>
            </w:r>
          </w:p>
        </w:tc>
        <w:tc>
          <w:tcPr>
            <w:tcW w:w="88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C90389" w14:textId="77777777" w:rsidR="00F35A38" w:rsidRPr="00647B30" w:rsidRDefault="00F35A38" w:rsidP="004003F4">
            <w:pPr>
              <w:jc w:val="right"/>
              <w:rPr>
                <w:rFonts w:ascii="Arial" w:hAnsi="Arial" w:cs="Arial"/>
                <w:sz w:val="14"/>
                <w:szCs w:val="14"/>
                <w:lang w:eastAsia="es-MX"/>
              </w:rPr>
            </w:pPr>
            <w:r w:rsidRPr="00647B30">
              <w:rPr>
                <w:rFonts w:ascii="Arial" w:hAnsi="Arial" w:cs="Arial"/>
                <w:sz w:val="14"/>
                <w:szCs w:val="14"/>
                <w:lang w:eastAsia="es-MX"/>
              </w:rPr>
              <w:t> </w:t>
            </w:r>
          </w:p>
        </w:tc>
        <w:tc>
          <w:tcPr>
            <w:tcW w:w="109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996F52" w14:textId="77777777" w:rsidR="00F35A38" w:rsidRPr="00647B30" w:rsidRDefault="00F35A38" w:rsidP="004003F4">
            <w:pPr>
              <w:jc w:val="right"/>
              <w:rPr>
                <w:rFonts w:ascii="Arial" w:hAnsi="Arial" w:cs="Arial"/>
                <w:sz w:val="14"/>
                <w:szCs w:val="14"/>
                <w:lang w:eastAsia="es-MX"/>
              </w:rPr>
            </w:pPr>
            <w:r w:rsidRPr="00647B30">
              <w:rPr>
                <w:rFonts w:ascii="Arial" w:hAnsi="Arial" w:cs="Arial"/>
                <w:sz w:val="14"/>
                <w:szCs w:val="14"/>
                <w:lang w:eastAsia="es-MX"/>
              </w:rPr>
              <w:t> </w:t>
            </w:r>
          </w:p>
        </w:tc>
        <w:tc>
          <w:tcPr>
            <w:tcW w:w="80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505A62" w14:textId="77777777" w:rsidR="00F35A38" w:rsidRPr="00647B30" w:rsidRDefault="00F35A38" w:rsidP="004003F4">
            <w:pPr>
              <w:jc w:val="right"/>
              <w:rPr>
                <w:rFonts w:ascii="Arial" w:hAnsi="Arial" w:cs="Arial"/>
                <w:sz w:val="14"/>
                <w:szCs w:val="14"/>
                <w:lang w:eastAsia="es-MX"/>
              </w:rPr>
            </w:pPr>
            <w:r w:rsidRPr="00647B30">
              <w:rPr>
                <w:rFonts w:ascii="Arial" w:hAnsi="Arial" w:cs="Arial"/>
                <w:sz w:val="14"/>
                <w:szCs w:val="14"/>
                <w:lang w:eastAsia="es-MX"/>
              </w:rPr>
              <w:t> </w:t>
            </w:r>
          </w:p>
        </w:tc>
        <w:tc>
          <w:tcPr>
            <w:tcW w:w="58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A820EB" w14:textId="77777777" w:rsidR="00F35A38" w:rsidRPr="00647B30" w:rsidRDefault="00F35A38" w:rsidP="004003F4">
            <w:pPr>
              <w:jc w:val="right"/>
              <w:rPr>
                <w:rFonts w:ascii="Arial" w:hAnsi="Arial" w:cs="Arial"/>
                <w:sz w:val="14"/>
                <w:szCs w:val="14"/>
                <w:lang w:eastAsia="es-MX"/>
              </w:rPr>
            </w:pPr>
            <w:r w:rsidRPr="00647B30">
              <w:rPr>
                <w:rFonts w:ascii="Arial" w:hAnsi="Arial" w:cs="Arial"/>
                <w:sz w:val="14"/>
                <w:szCs w:val="14"/>
                <w:lang w:eastAsia="es-MX"/>
              </w:rPr>
              <w:t> 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039D81" w14:textId="77777777" w:rsidR="00F35A38" w:rsidRPr="00647B30" w:rsidRDefault="00F35A38" w:rsidP="004003F4">
            <w:pPr>
              <w:jc w:val="right"/>
              <w:rPr>
                <w:rFonts w:ascii="Arial" w:hAnsi="Arial" w:cs="Arial"/>
                <w:sz w:val="14"/>
                <w:szCs w:val="14"/>
                <w:lang w:eastAsia="es-MX"/>
              </w:rPr>
            </w:pPr>
            <w:r w:rsidRPr="00647B30">
              <w:rPr>
                <w:rFonts w:ascii="Arial" w:hAnsi="Arial" w:cs="Arial"/>
                <w:sz w:val="14"/>
                <w:szCs w:val="14"/>
                <w:lang w:eastAsia="es-MX"/>
              </w:rPr>
              <w:t> </w:t>
            </w:r>
          </w:p>
        </w:tc>
        <w:tc>
          <w:tcPr>
            <w:tcW w:w="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BE384D" w14:textId="77777777" w:rsidR="00F35A38" w:rsidRPr="00647B30" w:rsidRDefault="00F35A38" w:rsidP="004003F4">
            <w:pPr>
              <w:jc w:val="right"/>
              <w:rPr>
                <w:rFonts w:ascii="Arial" w:hAnsi="Arial" w:cs="Arial"/>
                <w:sz w:val="14"/>
                <w:szCs w:val="14"/>
                <w:lang w:eastAsia="es-MX"/>
              </w:rPr>
            </w:pPr>
            <w:r w:rsidRPr="00647B30">
              <w:rPr>
                <w:rFonts w:ascii="Arial" w:hAnsi="Arial" w:cs="Arial"/>
                <w:sz w:val="14"/>
                <w:szCs w:val="14"/>
                <w:lang w:eastAsia="es-MX"/>
              </w:rPr>
              <w:t> </w:t>
            </w:r>
          </w:p>
        </w:tc>
        <w:tc>
          <w:tcPr>
            <w:tcW w:w="65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82C508" w14:textId="77777777" w:rsidR="00F35A38" w:rsidRPr="00647B30" w:rsidRDefault="00F35A38" w:rsidP="004003F4">
            <w:pPr>
              <w:jc w:val="right"/>
              <w:rPr>
                <w:rFonts w:ascii="Arial" w:hAnsi="Arial" w:cs="Arial"/>
                <w:sz w:val="14"/>
                <w:szCs w:val="14"/>
                <w:lang w:eastAsia="es-MX"/>
              </w:rPr>
            </w:pPr>
            <w:r w:rsidRPr="00647B30">
              <w:rPr>
                <w:rFonts w:ascii="Arial" w:hAnsi="Arial" w:cs="Arial"/>
                <w:sz w:val="14"/>
                <w:szCs w:val="14"/>
                <w:lang w:eastAsia="es-MX"/>
              </w:rPr>
              <w:t> </w:t>
            </w:r>
          </w:p>
        </w:tc>
        <w:tc>
          <w:tcPr>
            <w:tcW w:w="101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CD7C54" w14:textId="77777777" w:rsidR="00F35A38" w:rsidRPr="00647B30" w:rsidRDefault="00F35A38" w:rsidP="004003F4">
            <w:pPr>
              <w:jc w:val="right"/>
              <w:rPr>
                <w:rFonts w:ascii="Arial" w:hAnsi="Arial" w:cs="Arial"/>
                <w:sz w:val="14"/>
                <w:szCs w:val="14"/>
                <w:lang w:eastAsia="es-MX"/>
              </w:rPr>
            </w:pPr>
            <w:r w:rsidRPr="00647B30">
              <w:rPr>
                <w:rFonts w:ascii="Arial" w:hAnsi="Arial" w:cs="Arial"/>
                <w:sz w:val="14"/>
                <w:szCs w:val="14"/>
                <w:lang w:eastAsia="es-MX"/>
              </w:rPr>
              <w:t> 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92773BC" w14:textId="77777777" w:rsidR="00F35A38" w:rsidRPr="00647B30" w:rsidRDefault="00F35A38" w:rsidP="004003F4">
            <w:pPr>
              <w:jc w:val="right"/>
              <w:rPr>
                <w:rFonts w:ascii="Arial" w:hAnsi="Arial" w:cs="Arial"/>
                <w:sz w:val="14"/>
                <w:szCs w:val="14"/>
                <w:lang w:eastAsia="es-MX"/>
              </w:rPr>
            </w:pPr>
            <w:r w:rsidRPr="00647B30">
              <w:rPr>
                <w:rFonts w:ascii="Arial" w:hAnsi="Arial" w:cs="Arial"/>
                <w:sz w:val="14"/>
                <w:szCs w:val="14"/>
                <w:lang w:eastAsia="es-MX"/>
              </w:rPr>
              <w:t>0.00</w:t>
            </w:r>
          </w:p>
        </w:tc>
      </w:tr>
      <w:tr w:rsidR="00F35A38" w:rsidRPr="00647B30" w14:paraId="08447581" w14:textId="77777777" w:rsidTr="004003F4">
        <w:trPr>
          <w:trHeight w:val="330"/>
        </w:trPr>
        <w:tc>
          <w:tcPr>
            <w:tcW w:w="1194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E7CDF9" w14:textId="77777777" w:rsidR="00F35A38" w:rsidRPr="00647B30" w:rsidRDefault="00F35A38" w:rsidP="004003F4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eastAsia="es-MX"/>
              </w:rPr>
            </w:pPr>
            <w:r w:rsidRPr="00647B30">
              <w:rPr>
                <w:rFonts w:ascii="Arial" w:hAnsi="Arial" w:cs="Arial"/>
                <w:b/>
                <w:bCs/>
                <w:sz w:val="14"/>
                <w:szCs w:val="14"/>
                <w:lang w:eastAsia="es-MX"/>
              </w:rPr>
              <w:t> </w:t>
            </w:r>
          </w:p>
        </w:tc>
        <w:tc>
          <w:tcPr>
            <w:tcW w:w="88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D59A01" w14:textId="77777777" w:rsidR="00F35A38" w:rsidRPr="00647B30" w:rsidRDefault="00F35A38" w:rsidP="004003F4">
            <w:pPr>
              <w:jc w:val="right"/>
              <w:rPr>
                <w:rFonts w:ascii="Arial" w:hAnsi="Arial" w:cs="Arial"/>
                <w:sz w:val="14"/>
                <w:szCs w:val="14"/>
                <w:lang w:eastAsia="es-MX"/>
              </w:rPr>
            </w:pPr>
            <w:r w:rsidRPr="00647B30">
              <w:rPr>
                <w:rFonts w:ascii="Arial" w:hAnsi="Arial" w:cs="Arial"/>
                <w:sz w:val="14"/>
                <w:szCs w:val="14"/>
                <w:lang w:eastAsia="es-MX"/>
              </w:rPr>
              <w:t> </w:t>
            </w:r>
          </w:p>
        </w:tc>
        <w:tc>
          <w:tcPr>
            <w:tcW w:w="109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81FC52" w14:textId="77777777" w:rsidR="00F35A38" w:rsidRPr="00647B30" w:rsidRDefault="00F35A38" w:rsidP="004003F4">
            <w:pPr>
              <w:jc w:val="right"/>
              <w:rPr>
                <w:rFonts w:ascii="Arial" w:hAnsi="Arial" w:cs="Arial"/>
                <w:sz w:val="14"/>
                <w:szCs w:val="14"/>
                <w:lang w:eastAsia="es-MX"/>
              </w:rPr>
            </w:pPr>
            <w:r w:rsidRPr="00647B30">
              <w:rPr>
                <w:rFonts w:ascii="Arial" w:hAnsi="Arial" w:cs="Arial"/>
                <w:sz w:val="14"/>
                <w:szCs w:val="14"/>
                <w:lang w:eastAsia="es-MX"/>
              </w:rPr>
              <w:t> </w:t>
            </w:r>
          </w:p>
        </w:tc>
        <w:tc>
          <w:tcPr>
            <w:tcW w:w="80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B9951B" w14:textId="77777777" w:rsidR="00F35A38" w:rsidRPr="00647B30" w:rsidRDefault="00F35A38" w:rsidP="004003F4">
            <w:pPr>
              <w:jc w:val="right"/>
              <w:rPr>
                <w:rFonts w:ascii="Arial" w:hAnsi="Arial" w:cs="Arial"/>
                <w:sz w:val="14"/>
                <w:szCs w:val="14"/>
                <w:lang w:eastAsia="es-MX"/>
              </w:rPr>
            </w:pPr>
            <w:r w:rsidRPr="00647B30">
              <w:rPr>
                <w:rFonts w:ascii="Arial" w:hAnsi="Arial" w:cs="Arial"/>
                <w:sz w:val="14"/>
                <w:szCs w:val="14"/>
                <w:lang w:eastAsia="es-MX"/>
              </w:rPr>
              <w:t> </w:t>
            </w:r>
          </w:p>
        </w:tc>
        <w:tc>
          <w:tcPr>
            <w:tcW w:w="58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99F2F0" w14:textId="77777777" w:rsidR="00F35A38" w:rsidRPr="00647B30" w:rsidRDefault="00F35A38" w:rsidP="004003F4">
            <w:pPr>
              <w:jc w:val="right"/>
              <w:rPr>
                <w:rFonts w:ascii="Arial" w:hAnsi="Arial" w:cs="Arial"/>
                <w:sz w:val="14"/>
                <w:szCs w:val="14"/>
                <w:lang w:eastAsia="es-MX"/>
              </w:rPr>
            </w:pPr>
            <w:r w:rsidRPr="00647B30">
              <w:rPr>
                <w:rFonts w:ascii="Arial" w:hAnsi="Arial" w:cs="Arial"/>
                <w:sz w:val="14"/>
                <w:szCs w:val="14"/>
                <w:lang w:eastAsia="es-MX"/>
              </w:rPr>
              <w:t> </w:t>
            </w:r>
          </w:p>
        </w:tc>
        <w:tc>
          <w:tcPr>
            <w:tcW w:w="9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09E1FD" w14:textId="77777777" w:rsidR="00F35A38" w:rsidRPr="00647B30" w:rsidRDefault="00F35A38" w:rsidP="004003F4">
            <w:pPr>
              <w:jc w:val="right"/>
              <w:rPr>
                <w:rFonts w:ascii="Arial" w:hAnsi="Arial" w:cs="Arial"/>
                <w:sz w:val="14"/>
                <w:szCs w:val="14"/>
                <w:lang w:eastAsia="es-MX"/>
              </w:rPr>
            </w:pPr>
            <w:r w:rsidRPr="00647B30">
              <w:rPr>
                <w:rFonts w:ascii="Arial" w:hAnsi="Arial" w:cs="Arial"/>
                <w:sz w:val="14"/>
                <w:szCs w:val="14"/>
                <w:lang w:eastAsia="es-MX"/>
              </w:rPr>
              <w:t> </w:t>
            </w:r>
          </w:p>
        </w:tc>
        <w:tc>
          <w:tcPr>
            <w:tcW w:w="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2F8A0B" w14:textId="77777777" w:rsidR="00F35A38" w:rsidRPr="00647B30" w:rsidRDefault="00F35A38" w:rsidP="004003F4">
            <w:pPr>
              <w:jc w:val="right"/>
              <w:rPr>
                <w:rFonts w:ascii="Arial" w:hAnsi="Arial" w:cs="Arial"/>
                <w:sz w:val="14"/>
                <w:szCs w:val="14"/>
                <w:lang w:eastAsia="es-MX"/>
              </w:rPr>
            </w:pPr>
            <w:r w:rsidRPr="00647B30">
              <w:rPr>
                <w:rFonts w:ascii="Arial" w:hAnsi="Arial" w:cs="Arial"/>
                <w:sz w:val="14"/>
                <w:szCs w:val="14"/>
                <w:lang w:eastAsia="es-MX"/>
              </w:rPr>
              <w:t> </w:t>
            </w:r>
          </w:p>
        </w:tc>
        <w:tc>
          <w:tcPr>
            <w:tcW w:w="65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CF8762" w14:textId="77777777" w:rsidR="00F35A38" w:rsidRPr="00647B30" w:rsidRDefault="00F35A38" w:rsidP="004003F4">
            <w:pPr>
              <w:jc w:val="right"/>
              <w:rPr>
                <w:rFonts w:ascii="Arial" w:hAnsi="Arial" w:cs="Arial"/>
                <w:sz w:val="14"/>
                <w:szCs w:val="14"/>
                <w:lang w:eastAsia="es-MX"/>
              </w:rPr>
            </w:pPr>
            <w:r w:rsidRPr="00647B30">
              <w:rPr>
                <w:rFonts w:ascii="Arial" w:hAnsi="Arial" w:cs="Arial"/>
                <w:sz w:val="14"/>
                <w:szCs w:val="14"/>
                <w:lang w:eastAsia="es-MX"/>
              </w:rPr>
              <w:t> </w:t>
            </w:r>
          </w:p>
        </w:tc>
        <w:tc>
          <w:tcPr>
            <w:tcW w:w="101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89AE12" w14:textId="77777777" w:rsidR="00F35A38" w:rsidRPr="00647B30" w:rsidRDefault="00F35A38" w:rsidP="004003F4">
            <w:pPr>
              <w:jc w:val="right"/>
              <w:rPr>
                <w:rFonts w:ascii="Arial" w:hAnsi="Arial" w:cs="Arial"/>
                <w:sz w:val="14"/>
                <w:szCs w:val="14"/>
                <w:lang w:eastAsia="es-MX"/>
              </w:rPr>
            </w:pPr>
            <w:r w:rsidRPr="00647B30">
              <w:rPr>
                <w:rFonts w:ascii="Arial" w:hAnsi="Arial" w:cs="Arial"/>
                <w:sz w:val="14"/>
                <w:szCs w:val="14"/>
                <w:lang w:eastAsia="es-MX"/>
              </w:rPr>
              <w:t> 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9E7AF7F" w14:textId="77777777" w:rsidR="00F35A38" w:rsidRPr="00647B30" w:rsidRDefault="00F35A38" w:rsidP="004003F4">
            <w:pPr>
              <w:jc w:val="right"/>
              <w:rPr>
                <w:rFonts w:ascii="Arial" w:hAnsi="Arial" w:cs="Arial"/>
                <w:sz w:val="14"/>
                <w:szCs w:val="14"/>
                <w:lang w:eastAsia="es-MX"/>
              </w:rPr>
            </w:pPr>
            <w:r w:rsidRPr="00647B30">
              <w:rPr>
                <w:rFonts w:ascii="Arial" w:hAnsi="Arial" w:cs="Arial"/>
                <w:sz w:val="14"/>
                <w:szCs w:val="14"/>
                <w:lang w:eastAsia="es-MX"/>
              </w:rPr>
              <w:t>0.00</w:t>
            </w:r>
          </w:p>
        </w:tc>
      </w:tr>
      <w:tr w:rsidR="00F35A38" w:rsidRPr="00647B30" w14:paraId="7DF3B2A5" w14:textId="77777777" w:rsidTr="004003F4">
        <w:trPr>
          <w:trHeight w:val="345"/>
        </w:trPr>
        <w:tc>
          <w:tcPr>
            <w:tcW w:w="1194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5C8B96" w14:textId="77777777" w:rsidR="00F35A38" w:rsidRPr="00647B30" w:rsidRDefault="00F35A38" w:rsidP="004003F4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eastAsia="es-MX"/>
              </w:rPr>
            </w:pPr>
            <w:r w:rsidRPr="00647B30">
              <w:rPr>
                <w:rFonts w:ascii="Arial" w:hAnsi="Arial" w:cs="Arial"/>
                <w:b/>
                <w:bCs/>
                <w:sz w:val="14"/>
                <w:szCs w:val="14"/>
                <w:lang w:eastAsia="es-MX"/>
              </w:rPr>
              <w:t>TOTAL</w:t>
            </w:r>
          </w:p>
        </w:tc>
        <w:tc>
          <w:tcPr>
            <w:tcW w:w="884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A63DC67" w14:textId="77777777" w:rsidR="00F35A38" w:rsidRPr="00647B30" w:rsidRDefault="00F35A38" w:rsidP="004003F4">
            <w:pPr>
              <w:jc w:val="right"/>
              <w:rPr>
                <w:rFonts w:ascii="Arial" w:hAnsi="Arial" w:cs="Arial"/>
                <w:sz w:val="14"/>
                <w:szCs w:val="14"/>
                <w:lang w:eastAsia="es-MX"/>
              </w:rPr>
            </w:pPr>
            <w:r w:rsidRPr="00647B30">
              <w:rPr>
                <w:rFonts w:ascii="Arial" w:hAnsi="Arial" w:cs="Arial"/>
                <w:sz w:val="14"/>
                <w:szCs w:val="14"/>
                <w:lang w:eastAsia="es-MX"/>
              </w:rPr>
              <w:t>0.00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40B05E7" w14:textId="77777777" w:rsidR="00F35A38" w:rsidRPr="00647B30" w:rsidRDefault="00F35A38" w:rsidP="004003F4">
            <w:pPr>
              <w:jc w:val="right"/>
              <w:rPr>
                <w:rFonts w:ascii="Arial" w:hAnsi="Arial" w:cs="Arial"/>
                <w:sz w:val="14"/>
                <w:szCs w:val="14"/>
                <w:lang w:eastAsia="es-MX"/>
              </w:rPr>
            </w:pPr>
            <w:r w:rsidRPr="00647B30">
              <w:rPr>
                <w:rFonts w:ascii="Arial" w:hAnsi="Arial" w:cs="Arial"/>
                <w:sz w:val="14"/>
                <w:szCs w:val="14"/>
                <w:lang w:eastAsia="es-MX"/>
              </w:rPr>
              <w:t>0.00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5EE4862" w14:textId="77777777" w:rsidR="00F35A38" w:rsidRPr="00647B30" w:rsidRDefault="00F35A38" w:rsidP="004003F4">
            <w:pPr>
              <w:jc w:val="right"/>
              <w:rPr>
                <w:rFonts w:ascii="Arial" w:hAnsi="Arial" w:cs="Arial"/>
                <w:sz w:val="14"/>
                <w:szCs w:val="14"/>
                <w:lang w:eastAsia="es-MX"/>
              </w:rPr>
            </w:pPr>
            <w:r w:rsidRPr="00647B30">
              <w:rPr>
                <w:rFonts w:ascii="Arial" w:hAnsi="Arial" w:cs="Arial"/>
                <w:sz w:val="14"/>
                <w:szCs w:val="14"/>
                <w:lang w:eastAsia="es-MX"/>
              </w:rPr>
              <w:t>0.00</w:t>
            </w:r>
          </w:p>
        </w:tc>
        <w:tc>
          <w:tcPr>
            <w:tcW w:w="581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15BACCC" w14:textId="77777777" w:rsidR="00F35A38" w:rsidRPr="00647B30" w:rsidRDefault="00F35A38" w:rsidP="004003F4">
            <w:pPr>
              <w:jc w:val="right"/>
              <w:rPr>
                <w:rFonts w:ascii="Arial" w:hAnsi="Arial" w:cs="Arial"/>
                <w:sz w:val="14"/>
                <w:szCs w:val="14"/>
                <w:lang w:eastAsia="es-MX"/>
              </w:rPr>
            </w:pPr>
            <w:r w:rsidRPr="00647B30">
              <w:rPr>
                <w:rFonts w:ascii="Arial" w:hAnsi="Arial" w:cs="Arial"/>
                <w:sz w:val="14"/>
                <w:szCs w:val="14"/>
                <w:lang w:eastAsia="es-MX"/>
              </w:rPr>
              <w:t>0.00</w:t>
            </w: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500D5BD" w14:textId="77777777" w:rsidR="00F35A38" w:rsidRPr="00647B30" w:rsidRDefault="00F35A38" w:rsidP="004003F4">
            <w:pPr>
              <w:jc w:val="right"/>
              <w:rPr>
                <w:rFonts w:ascii="Arial" w:hAnsi="Arial" w:cs="Arial"/>
                <w:sz w:val="14"/>
                <w:szCs w:val="14"/>
                <w:lang w:eastAsia="es-MX"/>
              </w:rPr>
            </w:pPr>
            <w:r w:rsidRPr="00647B30">
              <w:rPr>
                <w:rFonts w:ascii="Arial" w:hAnsi="Arial" w:cs="Arial"/>
                <w:sz w:val="14"/>
                <w:szCs w:val="14"/>
                <w:lang w:eastAsia="es-MX"/>
              </w:rPr>
              <w:t>0.00</w:t>
            </w:r>
          </w:p>
        </w:tc>
        <w:tc>
          <w:tcPr>
            <w:tcW w:w="859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C14A660" w14:textId="77777777" w:rsidR="00F35A38" w:rsidRPr="00647B30" w:rsidRDefault="00F35A38" w:rsidP="004003F4">
            <w:pPr>
              <w:jc w:val="right"/>
              <w:rPr>
                <w:rFonts w:ascii="Arial" w:hAnsi="Arial" w:cs="Arial"/>
                <w:sz w:val="14"/>
                <w:szCs w:val="14"/>
                <w:lang w:eastAsia="es-MX"/>
              </w:rPr>
            </w:pPr>
            <w:r w:rsidRPr="00647B30">
              <w:rPr>
                <w:rFonts w:ascii="Arial" w:hAnsi="Arial" w:cs="Arial"/>
                <w:sz w:val="14"/>
                <w:szCs w:val="14"/>
                <w:lang w:eastAsia="es-MX"/>
              </w:rPr>
              <w:t>0.00</w:t>
            </w:r>
          </w:p>
        </w:tc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F3F8E4F" w14:textId="77777777" w:rsidR="00F35A38" w:rsidRPr="00647B30" w:rsidRDefault="00F35A38" w:rsidP="004003F4">
            <w:pPr>
              <w:jc w:val="right"/>
              <w:rPr>
                <w:rFonts w:ascii="Arial" w:hAnsi="Arial" w:cs="Arial"/>
                <w:sz w:val="14"/>
                <w:szCs w:val="14"/>
                <w:lang w:eastAsia="es-MX"/>
              </w:rPr>
            </w:pPr>
            <w:r w:rsidRPr="00647B30">
              <w:rPr>
                <w:rFonts w:ascii="Arial" w:hAnsi="Arial" w:cs="Arial"/>
                <w:sz w:val="14"/>
                <w:szCs w:val="14"/>
                <w:lang w:eastAsia="es-MX"/>
              </w:rPr>
              <w:t>0.00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44359F2" w14:textId="77777777" w:rsidR="00F35A38" w:rsidRPr="00647B30" w:rsidRDefault="00F35A38" w:rsidP="004003F4">
            <w:pPr>
              <w:jc w:val="right"/>
              <w:rPr>
                <w:rFonts w:ascii="Arial" w:hAnsi="Arial" w:cs="Arial"/>
                <w:sz w:val="14"/>
                <w:szCs w:val="14"/>
                <w:lang w:eastAsia="es-MX"/>
              </w:rPr>
            </w:pPr>
            <w:r w:rsidRPr="00647B30">
              <w:rPr>
                <w:rFonts w:ascii="Arial" w:hAnsi="Arial" w:cs="Arial"/>
                <w:sz w:val="14"/>
                <w:szCs w:val="14"/>
                <w:lang w:eastAsia="es-MX"/>
              </w:rPr>
              <w:t>0.00</w:t>
            </w:r>
          </w:p>
        </w:tc>
        <w:tc>
          <w:tcPr>
            <w:tcW w:w="872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6DE6C75" w14:textId="77777777" w:rsidR="00F35A38" w:rsidRPr="00647B30" w:rsidRDefault="00F35A38" w:rsidP="004003F4">
            <w:pPr>
              <w:jc w:val="right"/>
              <w:rPr>
                <w:rFonts w:ascii="Arial" w:hAnsi="Arial" w:cs="Arial"/>
                <w:sz w:val="14"/>
                <w:szCs w:val="14"/>
                <w:lang w:eastAsia="es-MX"/>
              </w:rPr>
            </w:pPr>
            <w:r w:rsidRPr="00647B30">
              <w:rPr>
                <w:rFonts w:ascii="Arial" w:hAnsi="Arial" w:cs="Arial"/>
                <w:sz w:val="14"/>
                <w:szCs w:val="14"/>
                <w:lang w:eastAsia="es-MX"/>
              </w:rPr>
              <w:t>0.00</w:t>
            </w:r>
          </w:p>
        </w:tc>
      </w:tr>
      <w:tr w:rsidR="00F35A38" w:rsidRPr="00647B30" w14:paraId="30C536E5" w14:textId="77777777" w:rsidTr="004003F4">
        <w:trPr>
          <w:trHeight w:val="330"/>
        </w:trPr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196499" w14:textId="77777777" w:rsidR="00F35A38" w:rsidRPr="00647B30" w:rsidRDefault="00F35A38" w:rsidP="004003F4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eastAsia="es-MX"/>
              </w:rPr>
            </w:pP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34F06A" w14:textId="77777777" w:rsidR="00F35A38" w:rsidRPr="00647B30" w:rsidRDefault="00F35A38" w:rsidP="004003F4">
            <w:pPr>
              <w:jc w:val="right"/>
              <w:rPr>
                <w:rFonts w:ascii="Arial" w:hAnsi="Arial" w:cs="Arial"/>
                <w:sz w:val="14"/>
                <w:szCs w:val="14"/>
                <w:lang w:eastAsia="es-MX"/>
              </w:rPr>
            </w:pP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F7DA24" w14:textId="77777777" w:rsidR="00F35A38" w:rsidRPr="00647B30" w:rsidRDefault="00F35A38" w:rsidP="004003F4">
            <w:pPr>
              <w:jc w:val="right"/>
              <w:rPr>
                <w:rFonts w:ascii="Arial" w:hAnsi="Arial" w:cs="Arial"/>
                <w:sz w:val="14"/>
                <w:szCs w:val="14"/>
                <w:lang w:eastAsia="es-MX"/>
              </w:rPr>
            </w:pPr>
          </w:p>
        </w:tc>
        <w:tc>
          <w:tcPr>
            <w:tcW w:w="8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78636F" w14:textId="77777777" w:rsidR="00F35A38" w:rsidRPr="00647B30" w:rsidRDefault="00F35A38" w:rsidP="004003F4">
            <w:pPr>
              <w:jc w:val="right"/>
              <w:rPr>
                <w:rFonts w:ascii="Arial" w:hAnsi="Arial" w:cs="Arial"/>
                <w:sz w:val="14"/>
                <w:szCs w:val="14"/>
                <w:lang w:eastAsia="es-MX"/>
              </w:rPr>
            </w:pPr>
          </w:p>
        </w:tc>
        <w:tc>
          <w:tcPr>
            <w:tcW w:w="5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8B5051" w14:textId="77777777" w:rsidR="00F35A38" w:rsidRPr="00647B30" w:rsidRDefault="00F35A38" w:rsidP="004003F4">
            <w:pPr>
              <w:jc w:val="right"/>
              <w:rPr>
                <w:rFonts w:ascii="Arial" w:hAnsi="Arial" w:cs="Arial"/>
                <w:sz w:val="14"/>
                <w:szCs w:val="14"/>
                <w:lang w:eastAsia="es-MX"/>
              </w:rPr>
            </w:pP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954012" w14:textId="77777777" w:rsidR="00F35A38" w:rsidRPr="00647B30" w:rsidRDefault="00F35A38" w:rsidP="004003F4">
            <w:pPr>
              <w:jc w:val="right"/>
              <w:rPr>
                <w:rFonts w:ascii="Arial" w:hAnsi="Arial" w:cs="Arial"/>
                <w:sz w:val="14"/>
                <w:szCs w:val="14"/>
                <w:lang w:eastAsia="es-MX"/>
              </w:rPr>
            </w:pP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C7A3C4" w14:textId="77777777" w:rsidR="00F35A38" w:rsidRPr="00647B30" w:rsidRDefault="00F35A38" w:rsidP="004003F4">
            <w:pPr>
              <w:jc w:val="right"/>
              <w:rPr>
                <w:rFonts w:ascii="Arial" w:hAnsi="Arial" w:cs="Arial"/>
                <w:sz w:val="14"/>
                <w:szCs w:val="14"/>
                <w:lang w:eastAsia="es-MX"/>
              </w:rPr>
            </w:pPr>
          </w:p>
        </w:tc>
        <w:tc>
          <w:tcPr>
            <w:tcW w:w="6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E27D02" w14:textId="77777777" w:rsidR="00F35A38" w:rsidRPr="00647B30" w:rsidRDefault="00F35A38" w:rsidP="004003F4">
            <w:pPr>
              <w:jc w:val="right"/>
              <w:rPr>
                <w:rFonts w:ascii="Arial" w:hAnsi="Arial" w:cs="Arial"/>
                <w:sz w:val="14"/>
                <w:szCs w:val="14"/>
                <w:lang w:eastAsia="es-MX"/>
              </w:rPr>
            </w:pP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E2714C" w14:textId="77777777" w:rsidR="00F35A38" w:rsidRPr="00647B30" w:rsidRDefault="00F35A38" w:rsidP="004003F4">
            <w:pPr>
              <w:jc w:val="right"/>
              <w:rPr>
                <w:rFonts w:ascii="Arial" w:hAnsi="Arial" w:cs="Arial"/>
                <w:sz w:val="14"/>
                <w:szCs w:val="14"/>
                <w:lang w:eastAsia="es-MX"/>
              </w:rPr>
            </w:pPr>
          </w:p>
        </w:tc>
        <w:tc>
          <w:tcPr>
            <w:tcW w:w="8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213398" w14:textId="77777777" w:rsidR="00F35A38" w:rsidRPr="00647B30" w:rsidRDefault="00F35A38" w:rsidP="004003F4">
            <w:pPr>
              <w:jc w:val="right"/>
              <w:rPr>
                <w:rFonts w:ascii="Arial" w:hAnsi="Arial" w:cs="Arial"/>
                <w:sz w:val="14"/>
                <w:szCs w:val="14"/>
                <w:lang w:eastAsia="es-MX"/>
              </w:rPr>
            </w:pPr>
          </w:p>
        </w:tc>
      </w:tr>
      <w:tr w:rsidR="00F35A38" w:rsidRPr="00647B30" w14:paraId="033E2F58" w14:textId="77777777" w:rsidTr="004003F4">
        <w:trPr>
          <w:trHeight w:val="330"/>
        </w:trPr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D7BF84" w14:textId="77777777" w:rsidR="00F35A38" w:rsidRPr="00647B30" w:rsidRDefault="00F35A38" w:rsidP="004003F4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eastAsia="es-MX"/>
              </w:rPr>
            </w:pP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DAFA01" w14:textId="77777777" w:rsidR="00F35A38" w:rsidRPr="00647B30" w:rsidRDefault="00F35A38" w:rsidP="004003F4">
            <w:pPr>
              <w:jc w:val="right"/>
              <w:rPr>
                <w:rFonts w:ascii="Arial" w:hAnsi="Arial" w:cs="Arial"/>
                <w:sz w:val="14"/>
                <w:szCs w:val="14"/>
                <w:lang w:eastAsia="es-MX"/>
              </w:rPr>
            </w:pP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B5C40B" w14:textId="77777777" w:rsidR="00F35A38" w:rsidRPr="00647B30" w:rsidRDefault="00F35A38" w:rsidP="004003F4">
            <w:pPr>
              <w:jc w:val="right"/>
              <w:rPr>
                <w:rFonts w:ascii="Arial" w:hAnsi="Arial" w:cs="Arial"/>
                <w:sz w:val="14"/>
                <w:szCs w:val="14"/>
                <w:lang w:eastAsia="es-MX"/>
              </w:rPr>
            </w:pPr>
          </w:p>
        </w:tc>
        <w:tc>
          <w:tcPr>
            <w:tcW w:w="8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2E9F01" w14:textId="77777777" w:rsidR="00F35A38" w:rsidRPr="00647B30" w:rsidRDefault="00F35A38" w:rsidP="004003F4">
            <w:pPr>
              <w:jc w:val="right"/>
              <w:rPr>
                <w:rFonts w:ascii="Arial" w:hAnsi="Arial" w:cs="Arial"/>
                <w:sz w:val="14"/>
                <w:szCs w:val="14"/>
                <w:lang w:eastAsia="es-MX"/>
              </w:rPr>
            </w:pPr>
          </w:p>
        </w:tc>
        <w:tc>
          <w:tcPr>
            <w:tcW w:w="5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96CE5E" w14:textId="77777777" w:rsidR="00F35A38" w:rsidRPr="00647B30" w:rsidRDefault="00F35A38" w:rsidP="004003F4">
            <w:pPr>
              <w:jc w:val="right"/>
              <w:rPr>
                <w:rFonts w:ascii="Arial" w:hAnsi="Arial" w:cs="Arial"/>
                <w:sz w:val="14"/>
                <w:szCs w:val="14"/>
                <w:lang w:eastAsia="es-MX"/>
              </w:rPr>
            </w:pP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77C04C" w14:textId="77777777" w:rsidR="00F35A38" w:rsidRPr="00647B30" w:rsidRDefault="00F35A38" w:rsidP="004003F4">
            <w:pPr>
              <w:jc w:val="right"/>
              <w:rPr>
                <w:rFonts w:ascii="Arial" w:hAnsi="Arial" w:cs="Arial"/>
                <w:sz w:val="14"/>
                <w:szCs w:val="14"/>
                <w:lang w:eastAsia="es-MX"/>
              </w:rPr>
            </w:pP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18D66A" w14:textId="77777777" w:rsidR="00F35A38" w:rsidRPr="00647B30" w:rsidRDefault="00F35A38" w:rsidP="004003F4">
            <w:pPr>
              <w:jc w:val="right"/>
              <w:rPr>
                <w:rFonts w:ascii="Arial" w:hAnsi="Arial" w:cs="Arial"/>
                <w:sz w:val="14"/>
                <w:szCs w:val="14"/>
                <w:lang w:eastAsia="es-MX"/>
              </w:rPr>
            </w:pPr>
          </w:p>
        </w:tc>
        <w:tc>
          <w:tcPr>
            <w:tcW w:w="6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E659D5" w14:textId="77777777" w:rsidR="00F35A38" w:rsidRPr="00647B30" w:rsidRDefault="00F35A38" w:rsidP="004003F4">
            <w:pPr>
              <w:jc w:val="right"/>
              <w:rPr>
                <w:rFonts w:ascii="Arial" w:hAnsi="Arial" w:cs="Arial"/>
                <w:sz w:val="14"/>
                <w:szCs w:val="14"/>
                <w:lang w:eastAsia="es-MX"/>
              </w:rPr>
            </w:pP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10F221" w14:textId="77777777" w:rsidR="00F35A38" w:rsidRPr="00647B30" w:rsidRDefault="00F35A38" w:rsidP="004003F4">
            <w:pPr>
              <w:jc w:val="right"/>
              <w:rPr>
                <w:rFonts w:ascii="Arial" w:hAnsi="Arial" w:cs="Arial"/>
                <w:sz w:val="14"/>
                <w:szCs w:val="14"/>
                <w:lang w:eastAsia="es-MX"/>
              </w:rPr>
            </w:pPr>
          </w:p>
        </w:tc>
        <w:tc>
          <w:tcPr>
            <w:tcW w:w="8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25CD34" w14:textId="77777777" w:rsidR="00F35A38" w:rsidRPr="00647B30" w:rsidRDefault="00F35A38" w:rsidP="004003F4">
            <w:pPr>
              <w:jc w:val="right"/>
              <w:rPr>
                <w:rFonts w:ascii="Arial" w:hAnsi="Arial" w:cs="Arial"/>
                <w:sz w:val="14"/>
                <w:szCs w:val="14"/>
                <w:lang w:eastAsia="es-MX"/>
              </w:rPr>
            </w:pPr>
          </w:p>
        </w:tc>
      </w:tr>
      <w:tr w:rsidR="00F35A38" w:rsidRPr="00647B30" w14:paraId="13C353B4" w14:textId="77777777" w:rsidTr="004003F4">
        <w:trPr>
          <w:trHeight w:val="390"/>
        </w:trPr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AAE238" w14:textId="77777777" w:rsidR="00F35A38" w:rsidRPr="00647B30" w:rsidRDefault="00F35A38" w:rsidP="004003F4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eastAsia="es-MX"/>
              </w:rPr>
            </w:pPr>
          </w:p>
        </w:tc>
        <w:tc>
          <w:tcPr>
            <w:tcW w:w="197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B52801" w14:textId="77777777" w:rsidR="00F35A38" w:rsidRPr="00647B30" w:rsidRDefault="00F35A38" w:rsidP="004003F4">
            <w:pPr>
              <w:rPr>
                <w:rFonts w:ascii="Arial" w:hAnsi="Arial" w:cs="Arial"/>
                <w:b/>
                <w:sz w:val="16"/>
                <w:szCs w:val="16"/>
                <w:lang w:eastAsia="es-MX"/>
              </w:rPr>
            </w:pPr>
            <w:r w:rsidRPr="00647B30">
              <w:rPr>
                <w:rFonts w:ascii="Arial" w:hAnsi="Arial" w:cs="Arial"/>
                <w:b/>
                <w:sz w:val="16"/>
                <w:szCs w:val="16"/>
                <w:lang w:eastAsia="es-MX"/>
              </w:rPr>
              <w:t>RECURSO RECIBIDO</w:t>
            </w:r>
          </w:p>
        </w:tc>
        <w:tc>
          <w:tcPr>
            <w:tcW w:w="8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CC9EE6" w14:textId="77777777" w:rsidR="00F35A38" w:rsidRPr="00647B30" w:rsidRDefault="00F35A38" w:rsidP="004003F4">
            <w:pPr>
              <w:jc w:val="right"/>
              <w:rPr>
                <w:rFonts w:ascii="Arial" w:hAnsi="Arial" w:cs="Arial"/>
                <w:b/>
                <w:sz w:val="20"/>
                <w:szCs w:val="20"/>
                <w:lang w:eastAsia="es-MX"/>
              </w:rPr>
            </w:pPr>
          </w:p>
        </w:tc>
        <w:tc>
          <w:tcPr>
            <w:tcW w:w="5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F8A15D" w14:textId="77777777" w:rsidR="00F35A38" w:rsidRPr="00647B30" w:rsidRDefault="00F35A38" w:rsidP="004003F4">
            <w:pPr>
              <w:jc w:val="right"/>
              <w:rPr>
                <w:rFonts w:ascii="Arial" w:hAnsi="Arial" w:cs="Arial"/>
                <w:b/>
                <w:sz w:val="20"/>
                <w:szCs w:val="20"/>
                <w:lang w:eastAsia="es-MX"/>
              </w:rPr>
            </w:pP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535562" w14:textId="77777777" w:rsidR="00F35A38" w:rsidRPr="00647B30" w:rsidRDefault="00F35A38" w:rsidP="004003F4">
            <w:pPr>
              <w:jc w:val="right"/>
              <w:rPr>
                <w:rFonts w:ascii="Arial" w:hAnsi="Arial" w:cs="Arial"/>
                <w:b/>
                <w:sz w:val="20"/>
                <w:szCs w:val="20"/>
                <w:lang w:eastAsia="es-MX"/>
              </w:rPr>
            </w:pPr>
            <w:r w:rsidRPr="00647B30">
              <w:rPr>
                <w:rFonts w:ascii="Arial" w:hAnsi="Arial" w:cs="Arial"/>
                <w:b/>
                <w:sz w:val="20"/>
                <w:szCs w:val="20"/>
                <w:lang w:eastAsia="es-MX"/>
              </w:rPr>
              <w:t>0.00</w:t>
            </w: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FF8051" w14:textId="77777777" w:rsidR="00F35A38" w:rsidRPr="00647B30" w:rsidRDefault="00F35A38" w:rsidP="004003F4">
            <w:pPr>
              <w:jc w:val="right"/>
              <w:rPr>
                <w:rFonts w:ascii="Arial" w:hAnsi="Arial" w:cs="Arial"/>
                <w:sz w:val="14"/>
                <w:szCs w:val="14"/>
                <w:lang w:eastAsia="es-MX"/>
              </w:rPr>
            </w:pPr>
          </w:p>
        </w:tc>
        <w:tc>
          <w:tcPr>
            <w:tcW w:w="6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EA9CF6" w14:textId="77777777" w:rsidR="00F35A38" w:rsidRPr="00647B30" w:rsidRDefault="00F35A38" w:rsidP="004003F4">
            <w:pPr>
              <w:jc w:val="right"/>
              <w:rPr>
                <w:rFonts w:ascii="Arial" w:hAnsi="Arial" w:cs="Arial"/>
                <w:sz w:val="14"/>
                <w:szCs w:val="14"/>
                <w:lang w:eastAsia="es-MX"/>
              </w:rPr>
            </w:pP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9454AC" w14:textId="77777777" w:rsidR="00F35A38" w:rsidRPr="00647B30" w:rsidRDefault="00F35A38" w:rsidP="004003F4">
            <w:pPr>
              <w:jc w:val="right"/>
              <w:rPr>
                <w:rFonts w:ascii="Arial" w:hAnsi="Arial" w:cs="Arial"/>
                <w:sz w:val="14"/>
                <w:szCs w:val="14"/>
                <w:lang w:eastAsia="es-MX"/>
              </w:rPr>
            </w:pPr>
          </w:p>
        </w:tc>
        <w:tc>
          <w:tcPr>
            <w:tcW w:w="8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811305" w14:textId="77777777" w:rsidR="00F35A38" w:rsidRPr="00647B30" w:rsidRDefault="00F35A38" w:rsidP="004003F4">
            <w:pPr>
              <w:jc w:val="right"/>
              <w:rPr>
                <w:rFonts w:ascii="Arial" w:hAnsi="Arial" w:cs="Arial"/>
                <w:sz w:val="14"/>
                <w:szCs w:val="14"/>
                <w:lang w:eastAsia="es-MX"/>
              </w:rPr>
            </w:pPr>
          </w:p>
        </w:tc>
      </w:tr>
      <w:tr w:rsidR="00F35A38" w:rsidRPr="00647B30" w14:paraId="0FAC7A23" w14:textId="77777777" w:rsidTr="004003F4">
        <w:trPr>
          <w:trHeight w:val="390"/>
        </w:trPr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6ECC4C" w14:textId="77777777" w:rsidR="00F35A38" w:rsidRPr="00647B30" w:rsidRDefault="00F35A38" w:rsidP="004003F4">
            <w:pPr>
              <w:rPr>
                <w:rFonts w:ascii="Arial" w:hAnsi="Arial" w:cs="Arial"/>
                <w:sz w:val="14"/>
                <w:szCs w:val="14"/>
                <w:lang w:eastAsia="es-MX"/>
              </w:rPr>
            </w:pPr>
          </w:p>
        </w:tc>
        <w:tc>
          <w:tcPr>
            <w:tcW w:w="197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A06A63" w14:textId="77777777" w:rsidR="00F35A38" w:rsidRPr="00647B30" w:rsidRDefault="00F35A38" w:rsidP="004003F4">
            <w:pPr>
              <w:rPr>
                <w:rFonts w:ascii="Arial" w:hAnsi="Arial" w:cs="Arial"/>
                <w:b/>
                <w:sz w:val="16"/>
                <w:szCs w:val="16"/>
                <w:lang w:eastAsia="es-MX"/>
              </w:rPr>
            </w:pPr>
            <w:r w:rsidRPr="00647B30">
              <w:rPr>
                <w:rFonts w:ascii="Arial" w:hAnsi="Arial" w:cs="Arial"/>
                <w:b/>
                <w:sz w:val="16"/>
                <w:szCs w:val="16"/>
                <w:lang w:eastAsia="es-MX"/>
              </w:rPr>
              <w:t>RECURSO EROGADO</w:t>
            </w:r>
          </w:p>
        </w:tc>
        <w:tc>
          <w:tcPr>
            <w:tcW w:w="8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1E0539" w14:textId="77777777" w:rsidR="00F35A38" w:rsidRPr="00647B30" w:rsidRDefault="00F35A38" w:rsidP="004003F4">
            <w:pPr>
              <w:rPr>
                <w:rFonts w:ascii="Arial" w:hAnsi="Arial" w:cs="Arial"/>
                <w:b/>
                <w:sz w:val="20"/>
                <w:szCs w:val="20"/>
                <w:lang w:eastAsia="es-MX"/>
              </w:rPr>
            </w:pPr>
          </w:p>
        </w:tc>
        <w:tc>
          <w:tcPr>
            <w:tcW w:w="5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BB2A76" w14:textId="77777777" w:rsidR="00F35A38" w:rsidRPr="00647B30" w:rsidRDefault="00F35A38" w:rsidP="004003F4">
            <w:pPr>
              <w:rPr>
                <w:rFonts w:ascii="Arial" w:hAnsi="Arial" w:cs="Arial"/>
                <w:b/>
                <w:sz w:val="20"/>
                <w:szCs w:val="20"/>
                <w:lang w:eastAsia="es-MX"/>
              </w:rPr>
            </w:pP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658AC2D" w14:textId="77777777" w:rsidR="00F35A38" w:rsidRPr="00647B30" w:rsidRDefault="00F35A38" w:rsidP="004003F4">
            <w:pPr>
              <w:jc w:val="right"/>
              <w:rPr>
                <w:rFonts w:ascii="Arial" w:hAnsi="Arial" w:cs="Arial"/>
                <w:b/>
                <w:sz w:val="20"/>
                <w:szCs w:val="20"/>
                <w:lang w:eastAsia="es-MX"/>
              </w:rPr>
            </w:pPr>
            <w:r w:rsidRPr="00647B30">
              <w:rPr>
                <w:rFonts w:ascii="Arial" w:hAnsi="Arial" w:cs="Arial"/>
                <w:b/>
                <w:sz w:val="20"/>
                <w:szCs w:val="20"/>
                <w:lang w:eastAsia="es-MX"/>
              </w:rPr>
              <w:t>0.00</w:t>
            </w: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D1F821" w14:textId="77777777" w:rsidR="00F35A38" w:rsidRPr="00647B30" w:rsidRDefault="00F35A38" w:rsidP="004003F4">
            <w:pPr>
              <w:rPr>
                <w:rFonts w:ascii="Arial" w:hAnsi="Arial" w:cs="Arial"/>
                <w:sz w:val="14"/>
                <w:szCs w:val="14"/>
                <w:lang w:eastAsia="es-MX"/>
              </w:rPr>
            </w:pPr>
          </w:p>
        </w:tc>
        <w:tc>
          <w:tcPr>
            <w:tcW w:w="6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28C78B" w14:textId="77777777" w:rsidR="00F35A38" w:rsidRPr="00647B30" w:rsidRDefault="00F35A38" w:rsidP="004003F4">
            <w:pPr>
              <w:rPr>
                <w:rFonts w:ascii="Arial" w:hAnsi="Arial" w:cs="Arial"/>
                <w:sz w:val="14"/>
                <w:szCs w:val="14"/>
                <w:lang w:eastAsia="es-MX"/>
              </w:rPr>
            </w:pP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7BEE83" w14:textId="77777777" w:rsidR="00F35A38" w:rsidRPr="00647B30" w:rsidRDefault="00F35A38" w:rsidP="004003F4">
            <w:pPr>
              <w:rPr>
                <w:rFonts w:ascii="Arial" w:hAnsi="Arial" w:cs="Arial"/>
                <w:sz w:val="14"/>
                <w:szCs w:val="14"/>
                <w:lang w:eastAsia="es-MX"/>
              </w:rPr>
            </w:pPr>
          </w:p>
        </w:tc>
        <w:tc>
          <w:tcPr>
            <w:tcW w:w="8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79CCA4" w14:textId="77777777" w:rsidR="00F35A38" w:rsidRPr="00647B30" w:rsidRDefault="00F35A38" w:rsidP="004003F4">
            <w:pPr>
              <w:rPr>
                <w:rFonts w:ascii="Arial" w:hAnsi="Arial" w:cs="Arial"/>
                <w:sz w:val="14"/>
                <w:szCs w:val="14"/>
                <w:lang w:eastAsia="es-MX"/>
              </w:rPr>
            </w:pPr>
          </w:p>
        </w:tc>
      </w:tr>
      <w:tr w:rsidR="00F35A38" w:rsidRPr="00647B30" w14:paraId="0B3B0DB1" w14:textId="77777777" w:rsidTr="004003F4">
        <w:trPr>
          <w:trHeight w:val="286"/>
        </w:trPr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D639EC" w14:textId="77777777" w:rsidR="00F35A38" w:rsidRPr="00647B30" w:rsidRDefault="00F35A38" w:rsidP="004003F4">
            <w:pPr>
              <w:rPr>
                <w:rFonts w:ascii="Arial" w:hAnsi="Arial" w:cs="Arial"/>
                <w:sz w:val="14"/>
                <w:szCs w:val="14"/>
                <w:lang w:eastAsia="es-MX"/>
              </w:rPr>
            </w:pPr>
          </w:p>
        </w:tc>
        <w:tc>
          <w:tcPr>
            <w:tcW w:w="336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790F31" w14:textId="77777777" w:rsidR="00F35A38" w:rsidRPr="00647B30" w:rsidRDefault="00F35A38" w:rsidP="004003F4">
            <w:pPr>
              <w:rPr>
                <w:rFonts w:ascii="Arial" w:hAnsi="Arial" w:cs="Arial"/>
                <w:b/>
                <w:sz w:val="16"/>
                <w:szCs w:val="16"/>
                <w:lang w:eastAsia="es-MX"/>
              </w:rPr>
            </w:pPr>
            <w:r w:rsidRPr="00647B30">
              <w:rPr>
                <w:rFonts w:ascii="Arial" w:hAnsi="Arial" w:cs="Arial"/>
                <w:b/>
                <w:sz w:val="16"/>
                <w:szCs w:val="16"/>
                <w:lang w:eastAsia="es-MX"/>
              </w:rPr>
              <w:t>SALDO A REEMBOLSAR (FAVOR)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489954" w14:textId="77777777" w:rsidR="00F35A38" w:rsidRPr="00647B30" w:rsidRDefault="00F35A38" w:rsidP="004003F4">
            <w:pPr>
              <w:jc w:val="right"/>
              <w:rPr>
                <w:rFonts w:ascii="Arial" w:hAnsi="Arial" w:cs="Arial"/>
                <w:b/>
                <w:sz w:val="20"/>
                <w:szCs w:val="20"/>
                <w:lang w:eastAsia="es-MX"/>
              </w:rPr>
            </w:pPr>
            <w:r w:rsidRPr="00647B30">
              <w:rPr>
                <w:rFonts w:ascii="Arial" w:hAnsi="Arial" w:cs="Arial"/>
                <w:b/>
                <w:sz w:val="20"/>
                <w:szCs w:val="20"/>
                <w:lang w:eastAsia="es-MX"/>
              </w:rPr>
              <w:t>0.00</w:t>
            </w: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2EECC6" w14:textId="77777777" w:rsidR="00F35A38" w:rsidRPr="00647B30" w:rsidRDefault="00F35A38" w:rsidP="004003F4">
            <w:pPr>
              <w:rPr>
                <w:rFonts w:ascii="Arial" w:hAnsi="Arial" w:cs="Arial"/>
                <w:sz w:val="14"/>
                <w:szCs w:val="14"/>
                <w:lang w:eastAsia="es-MX"/>
              </w:rPr>
            </w:pPr>
          </w:p>
        </w:tc>
        <w:tc>
          <w:tcPr>
            <w:tcW w:w="6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3E7025" w14:textId="77777777" w:rsidR="00F35A38" w:rsidRPr="00647B30" w:rsidRDefault="00F35A38" w:rsidP="004003F4">
            <w:pPr>
              <w:rPr>
                <w:rFonts w:ascii="Arial" w:hAnsi="Arial" w:cs="Arial"/>
                <w:sz w:val="14"/>
                <w:szCs w:val="14"/>
                <w:lang w:eastAsia="es-MX"/>
              </w:rPr>
            </w:pP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614455" w14:textId="77777777" w:rsidR="00F35A38" w:rsidRPr="00647B30" w:rsidRDefault="00F35A38" w:rsidP="004003F4">
            <w:pPr>
              <w:rPr>
                <w:rFonts w:ascii="Arial" w:hAnsi="Arial" w:cs="Arial"/>
                <w:sz w:val="14"/>
                <w:szCs w:val="14"/>
                <w:lang w:eastAsia="es-MX"/>
              </w:rPr>
            </w:pPr>
          </w:p>
        </w:tc>
        <w:tc>
          <w:tcPr>
            <w:tcW w:w="8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876BAF" w14:textId="77777777" w:rsidR="00F35A38" w:rsidRPr="00647B30" w:rsidRDefault="00F35A38" w:rsidP="004003F4">
            <w:pPr>
              <w:rPr>
                <w:rFonts w:ascii="Arial" w:hAnsi="Arial" w:cs="Arial"/>
                <w:sz w:val="14"/>
                <w:szCs w:val="14"/>
                <w:lang w:eastAsia="es-MX"/>
              </w:rPr>
            </w:pPr>
          </w:p>
        </w:tc>
      </w:tr>
      <w:tr w:rsidR="00F35A38" w:rsidRPr="00647B30" w14:paraId="3CF2A01B" w14:textId="77777777" w:rsidTr="004003F4">
        <w:trPr>
          <w:trHeight w:val="390"/>
        </w:trPr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88EF1A" w14:textId="77777777" w:rsidR="00F35A38" w:rsidRPr="00647B30" w:rsidRDefault="00F35A38" w:rsidP="004003F4">
            <w:pPr>
              <w:rPr>
                <w:rFonts w:ascii="Arial" w:hAnsi="Arial" w:cs="Arial"/>
                <w:sz w:val="14"/>
                <w:szCs w:val="14"/>
                <w:lang w:eastAsia="es-MX"/>
              </w:rPr>
            </w:pP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49B44D" w14:textId="77777777" w:rsidR="00F35A38" w:rsidRPr="00647B30" w:rsidRDefault="00F35A38" w:rsidP="004003F4">
            <w:pPr>
              <w:rPr>
                <w:rFonts w:ascii="Arial" w:hAnsi="Arial" w:cs="Arial"/>
                <w:sz w:val="14"/>
                <w:szCs w:val="14"/>
                <w:lang w:eastAsia="es-MX"/>
              </w:rPr>
            </w:pP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96D18E" w14:textId="77777777" w:rsidR="00F35A38" w:rsidRPr="00647B30" w:rsidRDefault="00F35A38" w:rsidP="004003F4">
            <w:pPr>
              <w:rPr>
                <w:rFonts w:ascii="Arial" w:hAnsi="Arial" w:cs="Arial"/>
                <w:sz w:val="14"/>
                <w:szCs w:val="14"/>
                <w:lang w:eastAsia="es-MX"/>
              </w:rPr>
            </w:pPr>
          </w:p>
        </w:tc>
        <w:tc>
          <w:tcPr>
            <w:tcW w:w="8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F1F76C" w14:textId="77777777" w:rsidR="00F35A38" w:rsidRPr="00647B30" w:rsidRDefault="00F35A38" w:rsidP="004003F4">
            <w:pPr>
              <w:rPr>
                <w:rFonts w:ascii="Arial" w:hAnsi="Arial" w:cs="Arial"/>
                <w:sz w:val="14"/>
                <w:szCs w:val="14"/>
                <w:lang w:eastAsia="es-MX"/>
              </w:rPr>
            </w:pPr>
          </w:p>
        </w:tc>
        <w:tc>
          <w:tcPr>
            <w:tcW w:w="5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ADC4FA" w14:textId="77777777" w:rsidR="00F35A38" w:rsidRPr="00647B30" w:rsidRDefault="00F35A38" w:rsidP="004003F4">
            <w:pPr>
              <w:rPr>
                <w:rFonts w:ascii="Arial" w:hAnsi="Arial" w:cs="Arial"/>
                <w:sz w:val="14"/>
                <w:szCs w:val="14"/>
                <w:lang w:eastAsia="es-MX"/>
              </w:rPr>
            </w:pP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6A5D06" w14:textId="77777777" w:rsidR="00F35A38" w:rsidRPr="00647B30" w:rsidRDefault="00F35A38" w:rsidP="004003F4">
            <w:pPr>
              <w:rPr>
                <w:rFonts w:ascii="Arial" w:hAnsi="Arial" w:cs="Arial"/>
                <w:sz w:val="14"/>
                <w:szCs w:val="14"/>
                <w:lang w:eastAsia="es-MX"/>
              </w:rPr>
            </w:pP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7F7D7A" w14:textId="77777777" w:rsidR="00F35A38" w:rsidRPr="00647B30" w:rsidRDefault="00F35A38" w:rsidP="004003F4">
            <w:pPr>
              <w:rPr>
                <w:rFonts w:ascii="Arial" w:hAnsi="Arial" w:cs="Arial"/>
                <w:sz w:val="14"/>
                <w:szCs w:val="14"/>
                <w:lang w:eastAsia="es-MX"/>
              </w:rPr>
            </w:pPr>
          </w:p>
        </w:tc>
        <w:tc>
          <w:tcPr>
            <w:tcW w:w="6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FDAA68" w14:textId="77777777" w:rsidR="00F35A38" w:rsidRPr="00647B30" w:rsidRDefault="00F35A38" w:rsidP="004003F4">
            <w:pPr>
              <w:rPr>
                <w:rFonts w:ascii="Arial" w:hAnsi="Arial" w:cs="Arial"/>
                <w:sz w:val="14"/>
                <w:szCs w:val="14"/>
                <w:lang w:eastAsia="es-MX"/>
              </w:rPr>
            </w:pP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7F1FA2" w14:textId="77777777" w:rsidR="00F35A38" w:rsidRPr="00647B30" w:rsidRDefault="00F35A38" w:rsidP="004003F4">
            <w:pPr>
              <w:rPr>
                <w:rFonts w:ascii="Arial" w:hAnsi="Arial" w:cs="Arial"/>
                <w:sz w:val="14"/>
                <w:szCs w:val="14"/>
                <w:lang w:eastAsia="es-MX"/>
              </w:rPr>
            </w:pPr>
          </w:p>
        </w:tc>
        <w:tc>
          <w:tcPr>
            <w:tcW w:w="8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ED9179" w14:textId="77777777" w:rsidR="00F35A38" w:rsidRPr="00647B30" w:rsidRDefault="00F35A38" w:rsidP="004003F4">
            <w:pPr>
              <w:rPr>
                <w:rFonts w:ascii="Arial" w:hAnsi="Arial" w:cs="Arial"/>
                <w:sz w:val="14"/>
                <w:szCs w:val="14"/>
                <w:lang w:eastAsia="es-MX"/>
              </w:rPr>
            </w:pPr>
          </w:p>
        </w:tc>
      </w:tr>
      <w:tr w:rsidR="00F35A38" w:rsidRPr="00647B30" w14:paraId="37F9C408" w14:textId="77777777" w:rsidTr="004003F4">
        <w:trPr>
          <w:trHeight w:val="315"/>
        </w:trPr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F4FAC8" w14:textId="77777777" w:rsidR="00F35A38" w:rsidRPr="00647B30" w:rsidRDefault="00F35A38" w:rsidP="004003F4">
            <w:pPr>
              <w:rPr>
                <w:rFonts w:ascii="Arial" w:hAnsi="Arial" w:cs="Arial"/>
                <w:sz w:val="14"/>
                <w:szCs w:val="14"/>
                <w:lang w:eastAsia="es-MX"/>
              </w:rPr>
            </w:pP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45B5BA" w14:textId="77777777" w:rsidR="00F35A38" w:rsidRPr="00647B30" w:rsidRDefault="00F35A38" w:rsidP="004003F4">
            <w:pPr>
              <w:rPr>
                <w:rFonts w:ascii="Arial" w:hAnsi="Arial" w:cs="Arial"/>
                <w:sz w:val="14"/>
                <w:szCs w:val="14"/>
                <w:lang w:eastAsia="es-MX"/>
              </w:rPr>
            </w:pP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599010" w14:textId="77777777" w:rsidR="00F35A38" w:rsidRPr="00647B30" w:rsidRDefault="00F35A38" w:rsidP="004003F4">
            <w:pPr>
              <w:rPr>
                <w:rFonts w:ascii="Arial" w:hAnsi="Arial" w:cs="Arial"/>
                <w:sz w:val="14"/>
                <w:szCs w:val="14"/>
                <w:lang w:eastAsia="es-MX"/>
              </w:rPr>
            </w:pPr>
          </w:p>
        </w:tc>
        <w:tc>
          <w:tcPr>
            <w:tcW w:w="8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F89A71" w14:textId="77777777" w:rsidR="00F35A38" w:rsidRPr="00647B30" w:rsidRDefault="00F35A38" w:rsidP="004003F4">
            <w:pPr>
              <w:rPr>
                <w:rFonts w:ascii="Arial" w:hAnsi="Arial" w:cs="Arial"/>
                <w:sz w:val="14"/>
                <w:szCs w:val="14"/>
                <w:lang w:eastAsia="es-MX"/>
              </w:rPr>
            </w:pPr>
          </w:p>
        </w:tc>
        <w:tc>
          <w:tcPr>
            <w:tcW w:w="5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49B8B8" w14:textId="77777777" w:rsidR="00F35A38" w:rsidRPr="00647B30" w:rsidRDefault="00F35A38" w:rsidP="004003F4">
            <w:pPr>
              <w:rPr>
                <w:rFonts w:ascii="Arial" w:hAnsi="Arial" w:cs="Arial"/>
                <w:sz w:val="14"/>
                <w:szCs w:val="14"/>
                <w:lang w:eastAsia="es-MX"/>
              </w:rPr>
            </w:pP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403240" w14:textId="77777777" w:rsidR="00F35A38" w:rsidRPr="00647B30" w:rsidRDefault="00F35A38" w:rsidP="004003F4">
            <w:pPr>
              <w:rPr>
                <w:rFonts w:ascii="Arial" w:hAnsi="Arial" w:cs="Arial"/>
                <w:sz w:val="14"/>
                <w:szCs w:val="14"/>
                <w:lang w:eastAsia="es-MX"/>
              </w:rPr>
            </w:pP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D49F0F" w14:textId="77777777" w:rsidR="00F35A38" w:rsidRPr="00647B30" w:rsidRDefault="00F35A38" w:rsidP="004003F4">
            <w:pPr>
              <w:rPr>
                <w:rFonts w:ascii="Arial" w:hAnsi="Arial" w:cs="Arial"/>
                <w:sz w:val="14"/>
                <w:szCs w:val="14"/>
                <w:lang w:eastAsia="es-MX"/>
              </w:rPr>
            </w:pPr>
          </w:p>
        </w:tc>
        <w:tc>
          <w:tcPr>
            <w:tcW w:w="6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E6EC2C" w14:textId="77777777" w:rsidR="00F35A38" w:rsidRPr="00647B30" w:rsidRDefault="00F35A38" w:rsidP="004003F4">
            <w:pPr>
              <w:rPr>
                <w:rFonts w:ascii="Arial" w:hAnsi="Arial" w:cs="Arial"/>
                <w:sz w:val="14"/>
                <w:szCs w:val="14"/>
                <w:lang w:eastAsia="es-MX"/>
              </w:rPr>
            </w:pP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FF3924" w14:textId="77777777" w:rsidR="00F35A38" w:rsidRPr="00647B30" w:rsidRDefault="00F35A38" w:rsidP="004003F4">
            <w:pPr>
              <w:rPr>
                <w:rFonts w:ascii="Arial" w:hAnsi="Arial" w:cs="Arial"/>
                <w:sz w:val="14"/>
                <w:szCs w:val="14"/>
                <w:lang w:eastAsia="es-MX"/>
              </w:rPr>
            </w:pPr>
          </w:p>
        </w:tc>
        <w:tc>
          <w:tcPr>
            <w:tcW w:w="8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3FD5CB" w14:textId="77777777" w:rsidR="00F35A38" w:rsidRPr="00647B30" w:rsidRDefault="00F35A38" w:rsidP="004003F4">
            <w:pPr>
              <w:rPr>
                <w:rFonts w:ascii="Arial" w:hAnsi="Arial" w:cs="Arial"/>
                <w:sz w:val="14"/>
                <w:szCs w:val="14"/>
                <w:lang w:eastAsia="es-MX"/>
              </w:rPr>
            </w:pPr>
          </w:p>
        </w:tc>
      </w:tr>
      <w:tr w:rsidR="00F35A38" w:rsidRPr="00BC1CDF" w14:paraId="41639F0D" w14:textId="77777777" w:rsidTr="004003F4">
        <w:trPr>
          <w:trHeight w:val="300"/>
        </w:trPr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E24758" w14:textId="77777777" w:rsidR="00F35A38" w:rsidRPr="00647B30" w:rsidRDefault="00F35A38" w:rsidP="004003F4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eastAsia="es-MX"/>
              </w:rPr>
            </w:pPr>
          </w:p>
        </w:tc>
        <w:tc>
          <w:tcPr>
            <w:tcW w:w="197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D7A5AE" w14:textId="77777777" w:rsidR="00F35A38" w:rsidRPr="00647B30" w:rsidRDefault="00F35A38" w:rsidP="004003F4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eastAsia="es-MX"/>
              </w:rPr>
            </w:pPr>
            <w:r w:rsidRPr="00647B30">
              <w:rPr>
                <w:rFonts w:ascii="Arial" w:hAnsi="Arial" w:cs="Arial"/>
                <w:b/>
                <w:bCs/>
                <w:sz w:val="14"/>
                <w:szCs w:val="14"/>
                <w:lang w:eastAsia="es-MX"/>
              </w:rPr>
              <w:t>ELABORO</w:t>
            </w:r>
          </w:p>
        </w:tc>
        <w:tc>
          <w:tcPr>
            <w:tcW w:w="8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FBCC37" w14:textId="77777777" w:rsidR="00F35A38" w:rsidRPr="00647B30" w:rsidRDefault="00F35A38" w:rsidP="004003F4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eastAsia="es-MX"/>
              </w:rPr>
            </w:pPr>
          </w:p>
        </w:tc>
        <w:tc>
          <w:tcPr>
            <w:tcW w:w="5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D6492D" w14:textId="77777777" w:rsidR="00F35A38" w:rsidRPr="00647B30" w:rsidRDefault="00F35A38" w:rsidP="004003F4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eastAsia="es-MX"/>
              </w:rPr>
            </w:pPr>
          </w:p>
        </w:tc>
        <w:tc>
          <w:tcPr>
            <w:tcW w:w="181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C20C1A" w14:textId="77777777" w:rsidR="00F35A38" w:rsidRPr="00647B30" w:rsidRDefault="00F35A38" w:rsidP="004003F4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eastAsia="es-MX"/>
              </w:rPr>
            </w:pPr>
            <w:r w:rsidRPr="00647B30">
              <w:rPr>
                <w:rFonts w:ascii="Arial" w:hAnsi="Arial" w:cs="Arial"/>
                <w:b/>
                <w:bCs/>
                <w:sz w:val="14"/>
                <w:szCs w:val="14"/>
                <w:lang w:eastAsia="es-MX"/>
              </w:rPr>
              <w:t>REVISO</w:t>
            </w:r>
          </w:p>
        </w:tc>
        <w:tc>
          <w:tcPr>
            <w:tcW w:w="6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57299A" w14:textId="77777777" w:rsidR="00F35A38" w:rsidRPr="00647B30" w:rsidRDefault="00F35A38" w:rsidP="004003F4">
            <w:pPr>
              <w:rPr>
                <w:rFonts w:ascii="Arial" w:hAnsi="Arial" w:cs="Arial"/>
                <w:b/>
                <w:bCs/>
                <w:sz w:val="14"/>
                <w:szCs w:val="14"/>
                <w:lang w:eastAsia="es-MX"/>
              </w:rPr>
            </w:pPr>
          </w:p>
        </w:tc>
        <w:tc>
          <w:tcPr>
            <w:tcW w:w="189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E398A5" w14:textId="77777777" w:rsidR="00F35A38" w:rsidRPr="00BC1CDF" w:rsidRDefault="00F35A38" w:rsidP="004003F4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eastAsia="es-MX"/>
              </w:rPr>
            </w:pPr>
            <w:proofErr w:type="spellStart"/>
            <w:r w:rsidRPr="00647B30">
              <w:rPr>
                <w:rFonts w:ascii="Arial" w:hAnsi="Arial" w:cs="Arial"/>
                <w:b/>
                <w:bCs/>
                <w:sz w:val="14"/>
                <w:szCs w:val="14"/>
                <w:lang w:eastAsia="es-MX"/>
              </w:rPr>
              <w:t>Vo</w:t>
            </w:r>
            <w:proofErr w:type="spellEnd"/>
            <w:r w:rsidRPr="00647B30">
              <w:rPr>
                <w:rFonts w:ascii="Arial" w:hAnsi="Arial" w:cs="Arial"/>
                <w:b/>
                <w:bCs/>
                <w:sz w:val="14"/>
                <w:szCs w:val="14"/>
                <w:lang w:eastAsia="es-MX"/>
              </w:rPr>
              <w:t>. Bo.</w:t>
            </w:r>
          </w:p>
        </w:tc>
      </w:tr>
      <w:tr w:rsidR="00F35A38" w:rsidRPr="00BC1CDF" w14:paraId="41DE8CFE" w14:textId="77777777" w:rsidTr="004003F4">
        <w:trPr>
          <w:trHeight w:val="315"/>
        </w:trPr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D9820A" w14:textId="77777777" w:rsidR="00F35A38" w:rsidRPr="00BC1CDF" w:rsidRDefault="00F35A38" w:rsidP="004003F4">
            <w:pPr>
              <w:rPr>
                <w:rFonts w:ascii="Arial" w:hAnsi="Arial" w:cs="Arial"/>
                <w:sz w:val="14"/>
                <w:szCs w:val="14"/>
                <w:lang w:eastAsia="es-MX"/>
              </w:rPr>
            </w:pP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5E805E" w14:textId="77777777" w:rsidR="00F35A38" w:rsidRPr="00BC1CDF" w:rsidRDefault="00F35A38" w:rsidP="004003F4">
            <w:pPr>
              <w:rPr>
                <w:rFonts w:ascii="Arial" w:hAnsi="Arial" w:cs="Arial"/>
                <w:sz w:val="14"/>
                <w:szCs w:val="14"/>
                <w:lang w:eastAsia="es-MX"/>
              </w:rPr>
            </w:pP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6F5B9B" w14:textId="77777777" w:rsidR="00F35A38" w:rsidRPr="00BC1CDF" w:rsidRDefault="00F35A38" w:rsidP="004003F4">
            <w:pPr>
              <w:rPr>
                <w:rFonts w:ascii="Arial" w:hAnsi="Arial" w:cs="Arial"/>
                <w:sz w:val="14"/>
                <w:szCs w:val="14"/>
                <w:lang w:eastAsia="es-MX"/>
              </w:rPr>
            </w:pPr>
          </w:p>
        </w:tc>
        <w:tc>
          <w:tcPr>
            <w:tcW w:w="8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1A31C2" w14:textId="77777777" w:rsidR="00F35A38" w:rsidRPr="00BC1CDF" w:rsidRDefault="00F35A38" w:rsidP="004003F4">
            <w:pPr>
              <w:rPr>
                <w:rFonts w:ascii="Arial" w:hAnsi="Arial" w:cs="Arial"/>
                <w:sz w:val="14"/>
                <w:szCs w:val="14"/>
                <w:lang w:eastAsia="es-MX"/>
              </w:rPr>
            </w:pPr>
          </w:p>
        </w:tc>
        <w:tc>
          <w:tcPr>
            <w:tcW w:w="5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F3C142" w14:textId="77777777" w:rsidR="00F35A38" w:rsidRPr="00BC1CDF" w:rsidRDefault="00F35A38" w:rsidP="004003F4">
            <w:pPr>
              <w:rPr>
                <w:rFonts w:ascii="Arial" w:hAnsi="Arial" w:cs="Arial"/>
                <w:sz w:val="14"/>
                <w:szCs w:val="14"/>
                <w:lang w:eastAsia="es-MX"/>
              </w:rPr>
            </w:pP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49DC64" w14:textId="77777777" w:rsidR="00F35A38" w:rsidRPr="00BC1CDF" w:rsidRDefault="00F35A38" w:rsidP="004003F4">
            <w:pPr>
              <w:rPr>
                <w:rFonts w:ascii="Arial" w:hAnsi="Arial" w:cs="Arial"/>
                <w:sz w:val="14"/>
                <w:szCs w:val="14"/>
                <w:lang w:eastAsia="es-MX"/>
              </w:rPr>
            </w:pP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98B2E1" w14:textId="77777777" w:rsidR="00F35A38" w:rsidRPr="00BC1CDF" w:rsidRDefault="00F35A38" w:rsidP="004003F4">
            <w:pPr>
              <w:rPr>
                <w:rFonts w:ascii="Arial" w:hAnsi="Arial" w:cs="Arial"/>
                <w:sz w:val="14"/>
                <w:szCs w:val="14"/>
                <w:lang w:eastAsia="es-MX"/>
              </w:rPr>
            </w:pPr>
          </w:p>
        </w:tc>
        <w:tc>
          <w:tcPr>
            <w:tcW w:w="6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1357AE" w14:textId="77777777" w:rsidR="00F35A38" w:rsidRPr="00BC1CDF" w:rsidRDefault="00F35A38" w:rsidP="004003F4">
            <w:pPr>
              <w:rPr>
                <w:rFonts w:ascii="Arial" w:hAnsi="Arial" w:cs="Arial"/>
                <w:sz w:val="14"/>
                <w:szCs w:val="14"/>
                <w:lang w:eastAsia="es-MX"/>
              </w:rPr>
            </w:pP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175DF0" w14:textId="77777777" w:rsidR="00F35A38" w:rsidRPr="00BC1CDF" w:rsidRDefault="00F35A38" w:rsidP="004003F4">
            <w:pPr>
              <w:rPr>
                <w:rFonts w:ascii="Arial" w:hAnsi="Arial" w:cs="Arial"/>
                <w:sz w:val="14"/>
                <w:szCs w:val="14"/>
                <w:lang w:eastAsia="es-MX"/>
              </w:rPr>
            </w:pPr>
          </w:p>
        </w:tc>
        <w:tc>
          <w:tcPr>
            <w:tcW w:w="8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7BB514" w14:textId="77777777" w:rsidR="00F35A38" w:rsidRPr="00BC1CDF" w:rsidRDefault="00F35A38" w:rsidP="004003F4">
            <w:pPr>
              <w:rPr>
                <w:rFonts w:ascii="Arial" w:hAnsi="Arial" w:cs="Arial"/>
                <w:sz w:val="14"/>
                <w:szCs w:val="14"/>
                <w:lang w:eastAsia="es-MX"/>
              </w:rPr>
            </w:pPr>
          </w:p>
        </w:tc>
      </w:tr>
      <w:tr w:rsidR="00F35A38" w:rsidRPr="00BC1CDF" w14:paraId="34BEE93E" w14:textId="77777777" w:rsidTr="004003F4">
        <w:trPr>
          <w:trHeight w:val="315"/>
        </w:trPr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D3C61E" w14:textId="77777777" w:rsidR="00F35A38" w:rsidRPr="00BC1CDF" w:rsidRDefault="00F35A38" w:rsidP="004003F4">
            <w:pPr>
              <w:rPr>
                <w:rFonts w:ascii="Arial" w:hAnsi="Arial" w:cs="Arial"/>
                <w:sz w:val="14"/>
                <w:szCs w:val="14"/>
                <w:lang w:eastAsia="es-MX"/>
              </w:rPr>
            </w:pPr>
          </w:p>
        </w:tc>
        <w:tc>
          <w:tcPr>
            <w:tcW w:w="197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4641836" w14:textId="77777777" w:rsidR="00F35A38" w:rsidRPr="00BC1CDF" w:rsidRDefault="00F35A38" w:rsidP="004003F4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eastAsia="es-MX"/>
              </w:rPr>
            </w:pPr>
            <w:r w:rsidRPr="00BC1CDF">
              <w:rPr>
                <w:rFonts w:ascii="Arial" w:hAnsi="Arial" w:cs="Arial"/>
                <w:b/>
                <w:bCs/>
                <w:sz w:val="14"/>
                <w:szCs w:val="14"/>
                <w:lang w:eastAsia="es-MX"/>
              </w:rPr>
              <w:t> 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F0182A6" w14:textId="77777777" w:rsidR="00F35A38" w:rsidRPr="00BC1CDF" w:rsidRDefault="00F35A38" w:rsidP="004003F4">
            <w:pPr>
              <w:rPr>
                <w:rFonts w:ascii="Arial" w:hAnsi="Arial" w:cs="Arial"/>
                <w:sz w:val="14"/>
                <w:szCs w:val="14"/>
                <w:lang w:eastAsia="es-MX"/>
              </w:rPr>
            </w:pPr>
            <w:r w:rsidRPr="00BC1CDF">
              <w:rPr>
                <w:rFonts w:ascii="Arial" w:hAnsi="Arial" w:cs="Arial"/>
                <w:sz w:val="14"/>
                <w:szCs w:val="14"/>
                <w:lang w:eastAsia="es-MX"/>
              </w:rPr>
              <w:t> </w:t>
            </w:r>
          </w:p>
        </w:tc>
        <w:tc>
          <w:tcPr>
            <w:tcW w:w="5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FDC22B" w14:textId="77777777" w:rsidR="00F35A38" w:rsidRPr="00BC1CDF" w:rsidRDefault="00F35A38" w:rsidP="004003F4">
            <w:pPr>
              <w:rPr>
                <w:rFonts w:ascii="Arial" w:hAnsi="Arial" w:cs="Arial"/>
                <w:sz w:val="14"/>
                <w:szCs w:val="14"/>
                <w:lang w:eastAsia="es-MX"/>
              </w:rPr>
            </w:pP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D0EB75F" w14:textId="77777777" w:rsidR="00F35A38" w:rsidRPr="00BC1CDF" w:rsidRDefault="00F35A38" w:rsidP="004003F4">
            <w:pPr>
              <w:rPr>
                <w:rFonts w:ascii="Arial" w:hAnsi="Arial" w:cs="Arial"/>
                <w:sz w:val="14"/>
                <w:szCs w:val="14"/>
                <w:lang w:eastAsia="es-MX"/>
              </w:rPr>
            </w:pPr>
            <w:r w:rsidRPr="00BC1CDF">
              <w:rPr>
                <w:rFonts w:ascii="Arial" w:hAnsi="Arial" w:cs="Arial"/>
                <w:sz w:val="14"/>
                <w:szCs w:val="14"/>
                <w:lang w:eastAsia="es-MX"/>
              </w:rPr>
              <w:t> </w:t>
            </w:r>
          </w:p>
        </w:tc>
        <w:tc>
          <w:tcPr>
            <w:tcW w:w="8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89DA9DA" w14:textId="77777777" w:rsidR="00F35A38" w:rsidRPr="00BC1CDF" w:rsidRDefault="00F35A38" w:rsidP="004003F4">
            <w:pPr>
              <w:rPr>
                <w:rFonts w:ascii="Arial" w:hAnsi="Arial" w:cs="Arial"/>
                <w:sz w:val="14"/>
                <w:szCs w:val="14"/>
                <w:lang w:eastAsia="es-MX"/>
              </w:rPr>
            </w:pPr>
            <w:r w:rsidRPr="00BC1CDF">
              <w:rPr>
                <w:rFonts w:ascii="Arial" w:hAnsi="Arial" w:cs="Arial"/>
                <w:sz w:val="14"/>
                <w:szCs w:val="14"/>
                <w:lang w:eastAsia="es-MX"/>
              </w:rPr>
              <w:t> </w:t>
            </w:r>
          </w:p>
        </w:tc>
        <w:tc>
          <w:tcPr>
            <w:tcW w:w="6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89F13B" w14:textId="77777777" w:rsidR="00F35A38" w:rsidRPr="00BC1CDF" w:rsidRDefault="00F35A38" w:rsidP="004003F4">
            <w:pPr>
              <w:rPr>
                <w:rFonts w:ascii="Arial" w:hAnsi="Arial" w:cs="Arial"/>
                <w:sz w:val="14"/>
                <w:szCs w:val="14"/>
                <w:lang w:eastAsia="es-MX"/>
              </w:rPr>
            </w:pP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DF82086" w14:textId="77777777" w:rsidR="00F35A38" w:rsidRPr="00BC1CDF" w:rsidRDefault="00F35A38" w:rsidP="004003F4">
            <w:pPr>
              <w:rPr>
                <w:rFonts w:ascii="Arial" w:hAnsi="Arial" w:cs="Arial"/>
                <w:sz w:val="14"/>
                <w:szCs w:val="14"/>
                <w:lang w:eastAsia="es-MX"/>
              </w:rPr>
            </w:pPr>
            <w:r w:rsidRPr="00BC1CDF">
              <w:rPr>
                <w:rFonts w:ascii="Arial" w:hAnsi="Arial" w:cs="Arial"/>
                <w:sz w:val="14"/>
                <w:szCs w:val="14"/>
                <w:lang w:eastAsia="es-MX"/>
              </w:rPr>
              <w:t> 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304A872" w14:textId="77777777" w:rsidR="00F35A38" w:rsidRPr="00BC1CDF" w:rsidRDefault="00F35A38" w:rsidP="004003F4">
            <w:pPr>
              <w:rPr>
                <w:rFonts w:ascii="Arial" w:hAnsi="Arial" w:cs="Arial"/>
                <w:sz w:val="14"/>
                <w:szCs w:val="14"/>
                <w:lang w:eastAsia="es-MX"/>
              </w:rPr>
            </w:pPr>
            <w:r w:rsidRPr="00BC1CDF">
              <w:rPr>
                <w:rFonts w:ascii="Arial" w:hAnsi="Arial" w:cs="Arial"/>
                <w:sz w:val="14"/>
                <w:szCs w:val="14"/>
                <w:lang w:eastAsia="es-MX"/>
              </w:rPr>
              <w:t> </w:t>
            </w:r>
          </w:p>
        </w:tc>
      </w:tr>
      <w:tr w:rsidR="00F35A38" w:rsidRPr="00BC1CDF" w14:paraId="4286EE36" w14:textId="77777777" w:rsidTr="004003F4">
        <w:trPr>
          <w:trHeight w:val="300"/>
        </w:trPr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06C279" w14:textId="77777777" w:rsidR="00F35A38" w:rsidRPr="00BC1CDF" w:rsidRDefault="00F35A38" w:rsidP="004003F4">
            <w:pPr>
              <w:rPr>
                <w:rFonts w:ascii="Arial" w:hAnsi="Arial" w:cs="Arial"/>
                <w:sz w:val="14"/>
                <w:szCs w:val="14"/>
                <w:lang w:eastAsia="es-MX"/>
              </w:rPr>
            </w:pPr>
          </w:p>
        </w:tc>
        <w:tc>
          <w:tcPr>
            <w:tcW w:w="2787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5F525A" w14:textId="77777777" w:rsidR="00F35A38" w:rsidRPr="00BC1CDF" w:rsidRDefault="00F35A38" w:rsidP="004003F4">
            <w:pPr>
              <w:jc w:val="center"/>
              <w:rPr>
                <w:rFonts w:ascii="Arial" w:hAnsi="Arial" w:cs="Arial"/>
                <w:sz w:val="14"/>
                <w:szCs w:val="14"/>
                <w:lang w:eastAsia="es-MX"/>
              </w:rPr>
            </w:pPr>
            <w:r w:rsidRPr="00BC1CDF">
              <w:rPr>
                <w:rFonts w:ascii="Arial" w:hAnsi="Arial" w:cs="Arial"/>
                <w:sz w:val="14"/>
                <w:szCs w:val="14"/>
                <w:lang w:eastAsia="es-MX"/>
              </w:rPr>
              <w:t> </w:t>
            </w:r>
          </w:p>
        </w:tc>
        <w:tc>
          <w:tcPr>
            <w:tcW w:w="5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E741F3" w14:textId="77777777" w:rsidR="00F35A38" w:rsidRPr="00BC1CDF" w:rsidRDefault="00F35A38" w:rsidP="004003F4">
            <w:pPr>
              <w:rPr>
                <w:rFonts w:ascii="Arial" w:hAnsi="Arial" w:cs="Arial"/>
                <w:sz w:val="14"/>
                <w:szCs w:val="14"/>
                <w:lang w:eastAsia="es-MX"/>
              </w:rPr>
            </w:pPr>
          </w:p>
        </w:tc>
        <w:tc>
          <w:tcPr>
            <w:tcW w:w="1811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D9FFD6" w14:textId="77777777" w:rsidR="00F35A38" w:rsidRPr="00BC1CDF" w:rsidRDefault="00F35A38" w:rsidP="004003F4">
            <w:pPr>
              <w:jc w:val="center"/>
              <w:rPr>
                <w:rFonts w:ascii="Arial" w:hAnsi="Arial" w:cs="Arial"/>
                <w:sz w:val="14"/>
                <w:szCs w:val="14"/>
                <w:lang w:eastAsia="es-MX"/>
              </w:rPr>
            </w:pPr>
            <w:r w:rsidRPr="00BC1CDF">
              <w:rPr>
                <w:rFonts w:ascii="Arial" w:hAnsi="Arial" w:cs="Arial"/>
                <w:sz w:val="14"/>
                <w:szCs w:val="14"/>
                <w:lang w:eastAsia="es-MX"/>
              </w:rPr>
              <w:t> </w:t>
            </w:r>
          </w:p>
        </w:tc>
        <w:tc>
          <w:tcPr>
            <w:tcW w:w="6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3898A0" w14:textId="77777777" w:rsidR="00F35A38" w:rsidRPr="00BC1CDF" w:rsidRDefault="00F35A38" w:rsidP="004003F4">
            <w:pPr>
              <w:rPr>
                <w:rFonts w:ascii="Arial" w:hAnsi="Arial" w:cs="Arial"/>
                <w:sz w:val="14"/>
                <w:szCs w:val="14"/>
                <w:lang w:eastAsia="es-MX"/>
              </w:rPr>
            </w:pPr>
          </w:p>
        </w:tc>
        <w:tc>
          <w:tcPr>
            <w:tcW w:w="189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43EA79" w14:textId="77777777" w:rsidR="00F35A38" w:rsidRPr="00BC1CDF" w:rsidRDefault="00F35A38" w:rsidP="004003F4">
            <w:pPr>
              <w:jc w:val="center"/>
              <w:rPr>
                <w:rFonts w:ascii="Arial" w:hAnsi="Arial" w:cs="Arial"/>
                <w:sz w:val="14"/>
                <w:szCs w:val="14"/>
                <w:lang w:eastAsia="es-MX"/>
              </w:rPr>
            </w:pPr>
            <w:r w:rsidRPr="00BC1CDF">
              <w:rPr>
                <w:rFonts w:ascii="Arial" w:hAnsi="Arial" w:cs="Arial"/>
                <w:sz w:val="14"/>
                <w:szCs w:val="14"/>
                <w:lang w:eastAsia="es-MX"/>
              </w:rPr>
              <w:t> </w:t>
            </w:r>
          </w:p>
        </w:tc>
      </w:tr>
      <w:tr w:rsidR="00F35A38" w:rsidRPr="00BC1CDF" w14:paraId="7DC8D3D7" w14:textId="77777777" w:rsidTr="004003F4">
        <w:trPr>
          <w:trHeight w:val="300"/>
        </w:trPr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6D67AE" w14:textId="77777777" w:rsidR="00F35A38" w:rsidRPr="00BC1CDF" w:rsidRDefault="00F35A38" w:rsidP="004003F4">
            <w:pPr>
              <w:rPr>
                <w:rFonts w:ascii="Arial" w:hAnsi="Arial" w:cs="Arial"/>
                <w:color w:val="000000"/>
                <w:sz w:val="14"/>
                <w:szCs w:val="14"/>
                <w:lang w:eastAsia="es-MX"/>
              </w:rPr>
            </w:pP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2F64C9" w14:textId="77777777" w:rsidR="00F35A38" w:rsidRPr="00BC1CDF" w:rsidRDefault="00F35A38" w:rsidP="004003F4">
            <w:pPr>
              <w:rPr>
                <w:rFonts w:ascii="Arial" w:hAnsi="Arial" w:cs="Arial"/>
                <w:color w:val="000000"/>
                <w:sz w:val="14"/>
                <w:szCs w:val="14"/>
                <w:lang w:eastAsia="es-MX"/>
              </w:rPr>
            </w:pP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3A6669" w14:textId="77777777" w:rsidR="00F35A38" w:rsidRPr="00BC1CDF" w:rsidRDefault="00F35A38" w:rsidP="004003F4">
            <w:pPr>
              <w:rPr>
                <w:rFonts w:ascii="Arial" w:hAnsi="Arial" w:cs="Arial"/>
                <w:color w:val="000000"/>
                <w:sz w:val="14"/>
                <w:szCs w:val="14"/>
                <w:lang w:eastAsia="es-MX"/>
              </w:rPr>
            </w:pPr>
          </w:p>
        </w:tc>
        <w:tc>
          <w:tcPr>
            <w:tcW w:w="8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77997F" w14:textId="77777777" w:rsidR="00F35A38" w:rsidRPr="00BC1CDF" w:rsidRDefault="00F35A38" w:rsidP="004003F4">
            <w:pPr>
              <w:rPr>
                <w:rFonts w:ascii="Arial" w:hAnsi="Arial" w:cs="Arial"/>
                <w:color w:val="000000"/>
                <w:sz w:val="14"/>
                <w:szCs w:val="14"/>
                <w:lang w:eastAsia="es-MX"/>
              </w:rPr>
            </w:pPr>
          </w:p>
        </w:tc>
        <w:tc>
          <w:tcPr>
            <w:tcW w:w="5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485E54" w14:textId="77777777" w:rsidR="00F35A38" w:rsidRPr="00BC1CDF" w:rsidRDefault="00F35A38" w:rsidP="004003F4">
            <w:pPr>
              <w:rPr>
                <w:rFonts w:ascii="Arial" w:hAnsi="Arial" w:cs="Arial"/>
                <w:color w:val="000000"/>
                <w:sz w:val="14"/>
                <w:szCs w:val="14"/>
                <w:lang w:eastAsia="es-MX"/>
              </w:rPr>
            </w:pP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57710A" w14:textId="77777777" w:rsidR="00F35A38" w:rsidRPr="00BC1CDF" w:rsidRDefault="00F35A38" w:rsidP="004003F4">
            <w:pPr>
              <w:rPr>
                <w:rFonts w:ascii="Arial" w:hAnsi="Arial" w:cs="Arial"/>
                <w:color w:val="000000"/>
                <w:sz w:val="14"/>
                <w:szCs w:val="14"/>
                <w:lang w:eastAsia="es-MX"/>
              </w:rPr>
            </w:pP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987323" w14:textId="77777777" w:rsidR="00F35A38" w:rsidRPr="00BC1CDF" w:rsidRDefault="00F35A38" w:rsidP="004003F4">
            <w:pPr>
              <w:rPr>
                <w:rFonts w:ascii="Arial" w:hAnsi="Arial" w:cs="Arial"/>
                <w:color w:val="000000"/>
                <w:sz w:val="14"/>
                <w:szCs w:val="14"/>
                <w:lang w:eastAsia="es-MX"/>
              </w:rPr>
            </w:pPr>
          </w:p>
        </w:tc>
        <w:tc>
          <w:tcPr>
            <w:tcW w:w="6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85CBC6" w14:textId="77777777" w:rsidR="00F35A38" w:rsidRPr="00BC1CDF" w:rsidRDefault="00F35A38" w:rsidP="004003F4">
            <w:pPr>
              <w:rPr>
                <w:rFonts w:ascii="Arial" w:hAnsi="Arial" w:cs="Arial"/>
                <w:color w:val="000000"/>
                <w:sz w:val="14"/>
                <w:szCs w:val="14"/>
                <w:lang w:eastAsia="es-MX"/>
              </w:rPr>
            </w:pP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E73E66" w14:textId="77777777" w:rsidR="00F35A38" w:rsidRPr="00BC1CDF" w:rsidRDefault="00F35A38" w:rsidP="004003F4">
            <w:pPr>
              <w:rPr>
                <w:rFonts w:ascii="Arial" w:hAnsi="Arial" w:cs="Arial"/>
                <w:color w:val="000000"/>
                <w:sz w:val="14"/>
                <w:szCs w:val="14"/>
                <w:lang w:eastAsia="es-MX"/>
              </w:rPr>
            </w:pPr>
          </w:p>
        </w:tc>
        <w:tc>
          <w:tcPr>
            <w:tcW w:w="8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51B63A" w14:textId="77777777" w:rsidR="00F35A38" w:rsidRPr="00BC1CDF" w:rsidRDefault="00F35A38" w:rsidP="004003F4">
            <w:pPr>
              <w:rPr>
                <w:rFonts w:ascii="Arial" w:hAnsi="Arial" w:cs="Arial"/>
                <w:color w:val="000000"/>
                <w:sz w:val="14"/>
                <w:szCs w:val="14"/>
                <w:lang w:eastAsia="es-MX"/>
              </w:rPr>
            </w:pPr>
          </w:p>
        </w:tc>
      </w:tr>
    </w:tbl>
    <w:p w14:paraId="1C73DA37" w14:textId="77777777" w:rsidR="00F35A38" w:rsidRPr="00A37C43" w:rsidRDefault="00F35A38" w:rsidP="00D1768C">
      <w:pPr>
        <w:autoSpaceDE w:val="0"/>
        <w:autoSpaceDN w:val="0"/>
        <w:adjustRightInd w:val="0"/>
        <w:jc w:val="both"/>
        <w:rPr>
          <w:rFonts w:ascii="Tahoma" w:hAnsi="Tahoma" w:cs="Tahoma"/>
        </w:rPr>
      </w:pPr>
    </w:p>
    <w:p w14:paraId="22DEDB56" w14:textId="77777777" w:rsidR="00745097" w:rsidRDefault="00745097" w:rsidP="00EE454C">
      <w:pPr>
        <w:rPr>
          <w:ins w:id="2286" w:author="Auditor Interno" w:date="2019-01-02T13:33:00Z"/>
          <w:rFonts w:ascii="Tahoma" w:hAnsi="Tahoma" w:cs="Tahoma"/>
          <w:lang w:val="es-ES_tradnl"/>
        </w:rPr>
      </w:pPr>
    </w:p>
    <w:p w14:paraId="5A912FFB" w14:textId="77777777" w:rsidR="00745097" w:rsidRDefault="00745097" w:rsidP="00EE454C">
      <w:pPr>
        <w:rPr>
          <w:rFonts w:ascii="Tahoma" w:hAnsi="Tahoma" w:cs="Tahoma"/>
          <w:lang w:val="es-ES_tradnl"/>
        </w:rPr>
      </w:pPr>
    </w:p>
    <w:p w14:paraId="6BE9C49A" w14:textId="77777777" w:rsidR="003616B6" w:rsidDel="005524CE" w:rsidRDefault="003616B6" w:rsidP="003616B6">
      <w:pPr>
        <w:pStyle w:val="Sinespaciado"/>
        <w:spacing w:line="360" w:lineRule="auto"/>
        <w:rPr>
          <w:del w:id="2287" w:author="Auditor Interno" w:date="2019-01-04T10:15:00Z"/>
          <w:rFonts w:ascii="Tahoma" w:hAnsi="Tahoma" w:cs="Tahoma"/>
          <w:lang w:val="es-ES_tradnl"/>
        </w:rPr>
      </w:pPr>
    </w:p>
    <w:p w14:paraId="23DC3368" w14:textId="77777777" w:rsidR="005524CE" w:rsidRDefault="005524CE" w:rsidP="00EE454C">
      <w:pPr>
        <w:rPr>
          <w:ins w:id="2288" w:author="Yadi M." w:date="2023-01-19T09:30:00Z"/>
          <w:rFonts w:ascii="Tahoma" w:hAnsi="Tahoma" w:cs="Tahoma"/>
          <w:sz w:val="22"/>
          <w:szCs w:val="22"/>
          <w:lang w:val="es-ES_tradnl" w:eastAsia="en-US"/>
        </w:rPr>
      </w:pPr>
    </w:p>
    <w:p w14:paraId="51ACDF64" w14:textId="75F2A0E3" w:rsidR="005524CE" w:rsidRDefault="005524CE" w:rsidP="00EE454C">
      <w:pPr>
        <w:rPr>
          <w:ins w:id="2289" w:author="Yadi M." w:date="2023-01-19T09:34:00Z"/>
          <w:rFonts w:ascii="Tahoma" w:hAnsi="Tahoma" w:cs="Tahoma"/>
          <w:b/>
          <w:i/>
          <w:sz w:val="22"/>
          <w:szCs w:val="22"/>
          <w:lang w:val="es-ES_tradnl" w:eastAsia="en-US"/>
        </w:rPr>
      </w:pPr>
      <w:ins w:id="2290" w:author="Yadi M." w:date="2023-01-19T09:31:00Z">
        <w:r w:rsidRPr="005524CE">
          <w:rPr>
            <w:rFonts w:ascii="Tahoma" w:hAnsi="Tahoma" w:cs="Tahoma"/>
            <w:b/>
            <w:i/>
            <w:sz w:val="22"/>
            <w:szCs w:val="22"/>
            <w:lang w:val="es-ES_tradnl" w:eastAsia="en-US"/>
            <w:rPrChange w:id="2291" w:author="Yadi M." w:date="2023-01-19T09:31:00Z">
              <w:rPr>
                <w:rFonts w:ascii="Tahoma" w:hAnsi="Tahoma" w:cs="Tahoma"/>
                <w:sz w:val="22"/>
                <w:szCs w:val="22"/>
                <w:lang w:val="es-ES_tradnl" w:eastAsia="en-US"/>
              </w:rPr>
            </w:rPrChange>
          </w:rPr>
          <w:t>ANEXO</w:t>
        </w:r>
        <w:r>
          <w:rPr>
            <w:rFonts w:ascii="Tahoma" w:hAnsi="Tahoma" w:cs="Tahoma"/>
            <w:b/>
            <w:i/>
            <w:sz w:val="22"/>
            <w:szCs w:val="22"/>
            <w:lang w:val="es-ES_tradnl" w:eastAsia="en-US"/>
          </w:rPr>
          <w:t xml:space="preserve"> IV</w:t>
        </w:r>
      </w:ins>
    </w:p>
    <w:p w14:paraId="60D27C12" w14:textId="77777777" w:rsidR="005524CE" w:rsidRDefault="005524CE" w:rsidP="00EE454C">
      <w:pPr>
        <w:rPr>
          <w:ins w:id="2292" w:author="Yadi M." w:date="2023-01-19T09:34:00Z"/>
          <w:rFonts w:ascii="Tahoma" w:hAnsi="Tahoma" w:cs="Tahoma"/>
          <w:b/>
          <w:i/>
          <w:sz w:val="22"/>
          <w:szCs w:val="22"/>
          <w:lang w:val="es-ES_tradnl" w:eastAsia="en-US"/>
        </w:rPr>
      </w:pPr>
    </w:p>
    <w:p w14:paraId="05EE960F" w14:textId="67F0652C" w:rsidR="005524CE" w:rsidRPr="005524CE" w:rsidRDefault="005524CE" w:rsidP="00EE454C">
      <w:pPr>
        <w:rPr>
          <w:ins w:id="2293" w:author="Yadi M." w:date="2023-01-19T09:30:00Z"/>
          <w:rFonts w:ascii="Tahoma" w:hAnsi="Tahoma" w:cs="Tahoma"/>
          <w:b/>
          <w:i/>
          <w:sz w:val="22"/>
          <w:szCs w:val="22"/>
          <w:lang w:val="es-ES_tradnl" w:eastAsia="en-US"/>
          <w:rPrChange w:id="2294" w:author="Yadi M." w:date="2023-01-19T09:31:00Z">
            <w:rPr>
              <w:ins w:id="2295" w:author="Yadi M." w:date="2023-01-19T09:30:00Z"/>
              <w:rFonts w:ascii="Tahoma" w:hAnsi="Tahoma" w:cs="Tahoma"/>
              <w:sz w:val="22"/>
              <w:szCs w:val="22"/>
              <w:lang w:val="es-ES_tradnl" w:eastAsia="en-US"/>
            </w:rPr>
          </w:rPrChange>
        </w:rPr>
      </w:pPr>
      <w:ins w:id="2296" w:author="Yadi M." w:date="2023-01-19T09:35:00Z">
        <w:r>
          <w:rPr>
            <w:rFonts w:ascii="Tahoma" w:hAnsi="Tahoma" w:cs="Tahoma"/>
            <w:b/>
            <w:i/>
            <w:noProof/>
            <w:sz w:val="22"/>
            <w:szCs w:val="22"/>
            <w:lang w:val="es-MX" w:eastAsia="es-MX"/>
          </w:rPr>
          <w:drawing>
            <wp:inline distT="0" distB="0" distL="0" distR="0" wp14:anchorId="4BA46FDE" wp14:editId="72E21FF1">
              <wp:extent cx="5467350" cy="4991100"/>
              <wp:effectExtent l="0" t="0" r="0" b="0"/>
              <wp:docPr id="20" name="Imagen 20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2"/>
                      <pic:cNvPicPr>
                        <a:picLocks noChangeAspect="1" noChangeArrowheads="1"/>
                      </pic:cNvPicPr>
                    </pic:nvPicPr>
                    <pic:blipFill>
                      <a:blip r:embed="rId13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467350" cy="4991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ins>
    </w:p>
    <w:p w14:paraId="7002EB86" w14:textId="77777777" w:rsidR="005524CE" w:rsidRDefault="005524CE" w:rsidP="00EE454C">
      <w:pPr>
        <w:rPr>
          <w:ins w:id="2297" w:author="Yadi M." w:date="2023-01-19T09:30:00Z"/>
          <w:rFonts w:ascii="Tahoma" w:hAnsi="Tahoma" w:cs="Tahoma"/>
          <w:sz w:val="22"/>
          <w:szCs w:val="22"/>
          <w:lang w:val="es-ES_tradnl" w:eastAsia="en-US"/>
        </w:rPr>
      </w:pPr>
    </w:p>
    <w:p w14:paraId="3B12589C" w14:textId="77777777" w:rsidR="005524CE" w:rsidRDefault="005524CE" w:rsidP="00EE454C">
      <w:pPr>
        <w:rPr>
          <w:ins w:id="2298" w:author="Yadi M." w:date="2023-01-19T09:30:00Z"/>
          <w:rFonts w:ascii="Tahoma" w:hAnsi="Tahoma" w:cs="Tahoma"/>
          <w:sz w:val="22"/>
          <w:szCs w:val="22"/>
          <w:lang w:val="es-ES_tradnl" w:eastAsia="en-US"/>
        </w:rPr>
      </w:pPr>
    </w:p>
    <w:p w14:paraId="49DE25EC" w14:textId="77777777" w:rsidR="005524CE" w:rsidRDefault="005524CE" w:rsidP="00EE454C">
      <w:pPr>
        <w:rPr>
          <w:ins w:id="2299" w:author="Yadi M." w:date="2023-01-19T09:30:00Z"/>
          <w:rFonts w:ascii="Tahoma" w:hAnsi="Tahoma" w:cs="Tahoma"/>
          <w:sz w:val="22"/>
          <w:szCs w:val="22"/>
          <w:lang w:val="es-ES_tradnl" w:eastAsia="en-US"/>
        </w:rPr>
      </w:pPr>
    </w:p>
    <w:p w14:paraId="6A61B2FC" w14:textId="77777777" w:rsidR="005524CE" w:rsidRDefault="005524CE" w:rsidP="00EE454C">
      <w:pPr>
        <w:rPr>
          <w:ins w:id="2300" w:author="Yadi M." w:date="2023-01-19T09:30:00Z"/>
          <w:rFonts w:ascii="Tahoma" w:hAnsi="Tahoma" w:cs="Tahoma"/>
          <w:sz w:val="22"/>
          <w:szCs w:val="22"/>
          <w:lang w:val="es-ES_tradnl" w:eastAsia="en-US"/>
        </w:rPr>
      </w:pPr>
    </w:p>
    <w:p w14:paraId="411C6F19" w14:textId="77777777" w:rsidR="005524CE" w:rsidRDefault="005524CE" w:rsidP="00EE454C">
      <w:pPr>
        <w:rPr>
          <w:ins w:id="2301" w:author="Yadi M." w:date="2023-01-19T09:30:00Z"/>
          <w:rFonts w:ascii="Tahoma" w:hAnsi="Tahoma" w:cs="Tahoma"/>
          <w:sz w:val="22"/>
          <w:szCs w:val="22"/>
          <w:lang w:val="es-ES_tradnl" w:eastAsia="en-US"/>
        </w:rPr>
      </w:pPr>
    </w:p>
    <w:p w14:paraId="7ADEEE17" w14:textId="77777777" w:rsidR="005524CE" w:rsidRDefault="005524CE" w:rsidP="00EE454C">
      <w:pPr>
        <w:rPr>
          <w:ins w:id="2302" w:author="Yadi M." w:date="2023-01-19T09:30:00Z"/>
          <w:rFonts w:ascii="Tahoma" w:hAnsi="Tahoma" w:cs="Tahoma"/>
          <w:sz w:val="22"/>
          <w:szCs w:val="22"/>
          <w:lang w:val="es-ES_tradnl" w:eastAsia="en-US"/>
        </w:rPr>
      </w:pPr>
    </w:p>
    <w:p w14:paraId="5560EAA8" w14:textId="77777777" w:rsidR="005524CE" w:rsidRDefault="005524CE" w:rsidP="00EE454C">
      <w:pPr>
        <w:rPr>
          <w:ins w:id="2303" w:author="Yadi M." w:date="2023-01-19T09:30:00Z"/>
          <w:rFonts w:ascii="Tahoma" w:hAnsi="Tahoma" w:cs="Tahoma"/>
          <w:sz w:val="22"/>
          <w:szCs w:val="22"/>
          <w:lang w:val="es-ES_tradnl" w:eastAsia="en-US"/>
        </w:rPr>
      </w:pPr>
    </w:p>
    <w:p w14:paraId="02170414" w14:textId="77777777" w:rsidR="005524CE" w:rsidRDefault="005524CE" w:rsidP="00EE454C">
      <w:pPr>
        <w:rPr>
          <w:ins w:id="2304" w:author="Yadi M." w:date="2023-01-19T09:30:00Z"/>
          <w:rFonts w:ascii="Tahoma" w:hAnsi="Tahoma" w:cs="Tahoma"/>
          <w:sz w:val="22"/>
          <w:szCs w:val="22"/>
          <w:lang w:val="es-ES_tradnl" w:eastAsia="en-US"/>
        </w:rPr>
      </w:pPr>
    </w:p>
    <w:p w14:paraId="48042CF6" w14:textId="77777777" w:rsidR="005524CE" w:rsidRDefault="005524CE" w:rsidP="00EE454C">
      <w:pPr>
        <w:rPr>
          <w:ins w:id="2305" w:author="Yadi M." w:date="2023-01-19T09:30:00Z"/>
          <w:rFonts w:ascii="Tahoma" w:hAnsi="Tahoma" w:cs="Tahoma"/>
          <w:sz w:val="22"/>
          <w:szCs w:val="22"/>
          <w:lang w:val="es-ES_tradnl" w:eastAsia="en-US"/>
        </w:rPr>
      </w:pPr>
    </w:p>
    <w:p w14:paraId="633DADF6" w14:textId="77777777" w:rsidR="005524CE" w:rsidRDefault="005524CE" w:rsidP="00EE454C">
      <w:pPr>
        <w:rPr>
          <w:ins w:id="2306" w:author="Yadi M." w:date="2023-01-19T09:30:00Z"/>
          <w:rFonts w:ascii="Tahoma" w:hAnsi="Tahoma" w:cs="Tahoma"/>
          <w:sz w:val="22"/>
          <w:szCs w:val="22"/>
          <w:lang w:val="es-ES_tradnl" w:eastAsia="en-US"/>
        </w:rPr>
      </w:pPr>
    </w:p>
    <w:p w14:paraId="5047A9FB" w14:textId="77777777" w:rsidR="005524CE" w:rsidRDefault="005524CE" w:rsidP="00EE454C">
      <w:pPr>
        <w:rPr>
          <w:ins w:id="2307" w:author="Yadi M." w:date="2023-01-19T09:30:00Z"/>
          <w:rFonts w:ascii="Tahoma" w:hAnsi="Tahoma" w:cs="Tahoma"/>
          <w:sz w:val="22"/>
          <w:szCs w:val="22"/>
          <w:lang w:val="es-ES_tradnl" w:eastAsia="en-US"/>
        </w:rPr>
      </w:pPr>
    </w:p>
    <w:p w14:paraId="6850E66F" w14:textId="77777777" w:rsidR="005524CE" w:rsidRDefault="005524CE" w:rsidP="00EE454C">
      <w:pPr>
        <w:rPr>
          <w:ins w:id="2308" w:author="Yadi M." w:date="2023-01-19T09:30:00Z"/>
          <w:rFonts w:ascii="Tahoma" w:hAnsi="Tahoma" w:cs="Tahoma"/>
          <w:sz w:val="22"/>
          <w:szCs w:val="22"/>
          <w:lang w:val="es-ES_tradnl" w:eastAsia="en-US"/>
        </w:rPr>
      </w:pPr>
    </w:p>
    <w:p w14:paraId="02A531E1" w14:textId="77777777" w:rsidR="005524CE" w:rsidRDefault="005524CE" w:rsidP="00EE454C">
      <w:pPr>
        <w:rPr>
          <w:ins w:id="2309" w:author="Yadi M." w:date="2023-01-19T09:30:00Z"/>
          <w:rFonts w:ascii="Tahoma" w:hAnsi="Tahoma" w:cs="Tahoma"/>
          <w:sz w:val="22"/>
          <w:szCs w:val="22"/>
          <w:lang w:val="es-ES_tradnl" w:eastAsia="en-US"/>
        </w:rPr>
      </w:pPr>
    </w:p>
    <w:p w14:paraId="45BD2332" w14:textId="77777777" w:rsidR="005524CE" w:rsidRDefault="005524CE" w:rsidP="00EE454C">
      <w:pPr>
        <w:rPr>
          <w:ins w:id="2310" w:author="Yadi M." w:date="2023-01-19T09:30:00Z"/>
          <w:rFonts w:ascii="Tahoma" w:hAnsi="Tahoma" w:cs="Tahoma"/>
          <w:lang w:val="es-ES_tradnl"/>
        </w:rPr>
      </w:pPr>
    </w:p>
    <w:p w14:paraId="02282A7B" w14:textId="77777777" w:rsidR="003616B6" w:rsidDel="00745097" w:rsidRDefault="003616B6" w:rsidP="00EE454C">
      <w:pPr>
        <w:rPr>
          <w:del w:id="2311" w:author="Auditor Interno" w:date="2019-01-02T13:32:00Z"/>
          <w:rFonts w:ascii="Tahoma" w:hAnsi="Tahoma" w:cs="Tahoma"/>
          <w:lang w:val="es-ES_tradnl"/>
        </w:rPr>
      </w:pPr>
    </w:p>
    <w:p w14:paraId="59F25EC3" w14:textId="77777777" w:rsidR="003616B6" w:rsidDel="00745097" w:rsidRDefault="003616B6" w:rsidP="00EE454C">
      <w:pPr>
        <w:rPr>
          <w:del w:id="2312" w:author="Auditor Interno" w:date="2019-01-02T13:32:00Z"/>
          <w:rFonts w:ascii="Tahoma" w:hAnsi="Tahoma" w:cs="Tahoma"/>
          <w:lang w:val="es-ES_tradnl"/>
        </w:rPr>
      </w:pPr>
    </w:p>
    <w:p w14:paraId="4D57C331" w14:textId="77777777" w:rsidR="003616B6" w:rsidDel="00745097" w:rsidRDefault="003616B6" w:rsidP="003616B6">
      <w:pPr>
        <w:pStyle w:val="Sinespaciado"/>
        <w:spacing w:line="360" w:lineRule="auto"/>
        <w:rPr>
          <w:del w:id="2313" w:author="Auditor Interno" w:date="2019-01-02T13:32:00Z"/>
          <w:rFonts w:ascii="Arial" w:hAnsi="Arial" w:cs="Arial"/>
          <w:sz w:val="24"/>
          <w:szCs w:val="24"/>
        </w:rPr>
      </w:pPr>
    </w:p>
    <w:p w14:paraId="7F4CA4D4" w14:textId="77777777" w:rsidR="003616B6" w:rsidRDefault="003616B6" w:rsidP="003616B6">
      <w:pPr>
        <w:pStyle w:val="Sinespaciado"/>
        <w:spacing w:line="360" w:lineRule="auto"/>
        <w:rPr>
          <w:rFonts w:ascii="Arial" w:hAnsi="Arial" w:cs="Arial"/>
          <w:b/>
          <w:bCs/>
        </w:rPr>
      </w:pPr>
    </w:p>
    <w:p w14:paraId="2B8CC1C3" w14:textId="161D460B" w:rsidR="00745097" w:rsidRDefault="003616B6">
      <w:pPr>
        <w:pStyle w:val="Sinespaciado"/>
        <w:spacing w:line="360" w:lineRule="auto"/>
        <w:jc w:val="center"/>
        <w:rPr>
          <w:ins w:id="2314" w:author="Auditor Interno" w:date="2019-01-02T13:33:00Z"/>
          <w:rFonts w:ascii="Arial" w:hAnsi="Arial" w:cs="Arial"/>
          <w:sz w:val="24"/>
          <w:szCs w:val="24"/>
        </w:rPr>
        <w:pPrChange w:id="2315" w:author="Auditor Interno" w:date="2019-10-10T16:51:00Z">
          <w:pPr>
            <w:pStyle w:val="Sinespaciado"/>
            <w:spacing w:line="360" w:lineRule="auto"/>
          </w:pPr>
        </w:pPrChange>
      </w:pPr>
      <w:r>
        <w:rPr>
          <w:rFonts w:ascii="Arial" w:hAnsi="Arial" w:cs="Arial"/>
          <w:sz w:val="24"/>
          <w:szCs w:val="24"/>
        </w:rPr>
        <w:t xml:space="preserve">Las </w:t>
      </w:r>
      <w:del w:id="2316" w:author="Auditor Interno" w:date="2019-09-26T12:05:00Z">
        <w:r w:rsidDel="00402ABE">
          <w:rPr>
            <w:rFonts w:ascii="Arial" w:hAnsi="Arial" w:cs="Arial"/>
            <w:sz w:val="24"/>
            <w:szCs w:val="24"/>
          </w:rPr>
          <w:delText xml:space="preserve">presentes </w:delText>
        </w:r>
        <w:r w:rsidRPr="007343F0" w:rsidDel="00402ABE">
          <w:rPr>
            <w:rFonts w:ascii="Arial" w:hAnsi="Arial" w:cs="Arial"/>
            <w:sz w:val="24"/>
            <w:szCs w:val="24"/>
          </w:rPr>
          <w:delText xml:space="preserve"> </w:delText>
        </w:r>
        <w:r w:rsidRPr="007343F0" w:rsidDel="00402ABE">
          <w:rPr>
            <w:rFonts w:ascii="Arial" w:hAnsi="Arial" w:cs="Arial"/>
            <w:b/>
            <w:sz w:val="24"/>
            <w:szCs w:val="24"/>
          </w:rPr>
          <w:delText>POLÍTICAS</w:delText>
        </w:r>
      </w:del>
      <w:ins w:id="2317" w:author="Auditor Interno" w:date="2019-09-26T12:05:00Z">
        <w:r w:rsidR="00402ABE">
          <w:rPr>
            <w:rFonts w:ascii="Arial" w:hAnsi="Arial" w:cs="Arial"/>
            <w:sz w:val="24"/>
            <w:szCs w:val="24"/>
          </w:rPr>
          <w:t xml:space="preserve">presentes </w:t>
        </w:r>
        <w:r w:rsidR="00402ABE" w:rsidRPr="00341A7F">
          <w:rPr>
            <w:rFonts w:ascii="Arial" w:hAnsi="Arial" w:cs="Arial"/>
            <w:b/>
            <w:sz w:val="24"/>
            <w:szCs w:val="24"/>
            <w:rPrChange w:id="2318" w:author="Auditor Interno" w:date="2019-10-10T16:51:00Z">
              <w:rPr>
                <w:rFonts w:ascii="Arial" w:hAnsi="Arial" w:cs="Arial"/>
                <w:sz w:val="24"/>
                <w:szCs w:val="24"/>
              </w:rPr>
            </w:rPrChange>
          </w:rPr>
          <w:t>POLÍTICAS</w:t>
        </w:r>
      </w:ins>
      <w:r w:rsidRPr="007343F0">
        <w:rPr>
          <w:rFonts w:ascii="Arial" w:hAnsi="Arial" w:cs="Arial"/>
          <w:b/>
          <w:sz w:val="24"/>
          <w:szCs w:val="24"/>
        </w:rPr>
        <w:t xml:space="preserve"> DE </w:t>
      </w:r>
      <w:r>
        <w:rPr>
          <w:rFonts w:ascii="Arial" w:hAnsi="Arial" w:cs="Arial"/>
          <w:b/>
          <w:sz w:val="24"/>
          <w:szCs w:val="24"/>
        </w:rPr>
        <w:t xml:space="preserve">GASTOS </w:t>
      </w:r>
      <w:r w:rsidRPr="007343F0">
        <w:rPr>
          <w:rFonts w:ascii="Arial" w:hAnsi="Arial" w:cs="Arial"/>
          <w:sz w:val="24"/>
          <w:szCs w:val="24"/>
        </w:rPr>
        <w:t>fueron autorizadas por:</w:t>
      </w:r>
    </w:p>
    <w:p w14:paraId="5A9AAD5D" w14:textId="77777777" w:rsidR="00745097" w:rsidRDefault="00745097" w:rsidP="003616B6">
      <w:pPr>
        <w:pStyle w:val="Sinespaciado"/>
        <w:spacing w:line="360" w:lineRule="auto"/>
        <w:rPr>
          <w:ins w:id="2319" w:author="Auditor Interno" w:date="2019-01-02T13:32:00Z"/>
          <w:rFonts w:ascii="Arial" w:hAnsi="Arial" w:cs="Arial"/>
          <w:sz w:val="24"/>
          <w:szCs w:val="24"/>
        </w:rPr>
      </w:pPr>
    </w:p>
    <w:p w14:paraId="6D8885FA" w14:textId="5D855DB6" w:rsidR="00745097" w:rsidRPr="00745097" w:rsidRDefault="00745097" w:rsidP="00745097">
      <w:pPr>
        <w:widowControl w:val="0"/>
        <w:autoSpaceDE w:val="0"/>
        <w:autoSpaceDN w:val="0"/>
        <w:adjustRightInd w:val="0"/>
        <w:spacing w:line="360" w:lineRule="auto"/>
        <w:jc w:val="center"/>
        <w:rPr>
          <w:ins w:id="2320" w:author="Auditor Interno" w:date="2019-01-02T13:32:00Z"/>
          <w:rFonts w:ascii="Arial" w:hAnsi="Arial" w:cs="Arial"/>
          <w:b/>
        </w:rPr>
      </w:pPr>
      <w:ins w:id="2321" w:author="Auditor Interno" w:date="2019-01-02T13:32:00Z">
        <w:r w:rsidRPr="00745097">
          <w:rPr>
            <w:rFonts w:ascii="Arial" w:hAnsi="Arial" w:cs="Arial"/>
            <w:b/>
          </w:rPr>
          <w:t xml:space="preserve">CONSEJO DE </w:t>
        </w:r>
      </w:ins>
      <w:ins w:id="2322" w:author="Auditor Interno" w:date="2019-09-26T12:04:00Z">
        <w:r w:rsidR="00402ABE" w:rsidRPr="00745097">
          <w:rPr>
            <w:rFonts w:ascii="Arial" w:hAnsi="Arial" w:cs="Arial"/>
            <w:b/>
          </w:rPr>
          <w:t>ADMINISTRACIÓN</w:t>
        </w:r>
      </w:ins>
      <w:bookmarkStart w:id="2323" w:name="_GoBack"/>
      <w:bookmarkEnd w:id="2323"/>
    </w:p>
    <w:tbl>
      <w:tblPr>
        <w:tblW w:w="9082" w:type="dxa"/>
        <w:tblInd w:w="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  <w:tblPrChange w:id="2324" w:author="Yadi M." w:date="2023-01-19T10:43:00Z">
          <w:tblPr>
            <w:tblW w:w="9032" w:type="dxa"/>
            <w:tblInd w:w="40" w:type="dxa"/>
            <w:tblCellMar>
              <w:left w:w="70" w:type="dxa"/>
              <w:right w:w="70" w:type="dxa"/>
            </w:tblCellMar>
            <w:tblLook w:val="04A0" w:firstRow="1" w:lastRow="0" w:firstColumn="1" w:lastColumn="0" w:noHBand="0" w:noVBand="1"/>
          </w:tblPr>
        </w:tblPrChange>
      </w:tblPr>
      <w:tblGrid>
        <w:gridCol w:w="1606"/>
        <w:gridCol w:w="2890"/>
        <w:gridCol w:w="763"/>
        <w:gridCol w:w="2238"/>
        <w:gridCol w:w="1426"/>
        <w:gridCol w:w="159"/>
        <w:tblGridChange w:id="2325">
          <w:tblGrid>
            <w:gridCol w:w="1606"/>
            <w:gridCol w:w="2890"/>
            <w:gridCol w:w="763"/>
            <w:gridCol w:w="1545"/>
            <w:gridCol w:w="261"/>
            <w:gridCol w:w="432"/>
            <w:gridCol w:w="1426"/>
            <w:gridCol w:w="109"/>
            <w:gridCol w:w="50"/>
          </w:tblGrid>
        </w:tblGridChange>
      </w:tblGrid>
      <w:tr w:rsidR="00745097" w:rsidRPr="00745097" w14:paraId="0578E482" w14:textId="77777777" w:rsidTr="009D3037">
        <w:trPr>
          <w:gridAfter w:val="1"/>
          <w:wAfter w:w="159" w:type="dxa"/>
          <w:trHeight w:val="306"/>
          <w:ins w:id="2326" w:author="Auditor Interno" w:date="2019-01-02T13:32:00Z"/>
          <w:trPrChange w:id="2327" w:author="Yadi M." w:date="2023-01-19T10:43:00Z">
            <w:trPr>
              <w:gridAfter w:val="1"/>
              <w:wAfter w:w="361" w:type="dxa"/>
              <w:trHeight w:val="306"/>
            </w:trPr>
          </w:trPrChange>
        </w:trPr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  <w:tcPrChange w:id="2328" w:author="Yadi M." w:date="2023-01-19T10:43:00Z">
              <w:tcPr>
                <w:tcW w:w="1606" w:type="dxa"/>
                <w:tcBorders>
                  <w:top w:val="nil"/>
                  <w:left w:val="nil"/>
                  <w:bottom w:val="nil"/>
                  <w:right w:val="nil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14:paraId="2988CA92" w14:textId="77777777" w:rsidR="00745097" w:rsidRPr="00745097" w:rsidRDefault="00745097" w:rsidP="00745097">
            <w:pPr>
              <w:widowControl w:val="0"/>
              <w:autoSpaceDE w:val="0"/>
              <w:autoSpaceDN w:val="0"/>
              <w:jc w:val="both"/>
              <w:rPr>
                <w:ins w:id="2329" w:author="Auditor Interno" w:date="2019-01-02T13:32:00Z"/>
                <w:rFonts w:ascii="Arial" w:eastAsia="Arial" w:hAnsi="Arial" w:cs="Arial"/>
                <w:sz w:val="20"/>
                <w:szCs w:val="20"/>
                <w:lang w:eastAsia="es-MX" w:bidi="es-ES"/>
              </w:rPr>
            </w:pPr>
          </w:p>
        </w:tc>
        <w:tc>
          <w:tcPr>
            <w:tcW w:w="3653" w:type="dxa"/>
            <w:gridSpan w:val="2"/>
            <w:tcBorders>
              <w:top w:val="nil"/>
              <w:left w:val="nil"/>
              <w:bottom w:val="nil"/>
              <w:right w:val="nil"/>
            </w:tcBorders>
            <w:tcPrChange w:id="2330" w:author="Yadi M." w:date="2023-01-19T10:43:00Z">
              <w:tcPr>
                <w:tcW w:w="3503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7FD01B87" w14:textId="77777777" w:rsidR="00745097" w:rsidRPr="00745097" w:rsidRDefault="00745097" w:rsidP="00745097">
            <w:pPr>
              <w:widowControl w:val="0"/>
              <w:autoSpaceDE w:val="0"/>
              <w:autoSpaceDN w:val="0"/>
              <w:jc w:val="both"/>
              <w:rPr>
                <w:ins w:id="2331" w:author="Auditor Interno" w:date="2019-01-02T13:32:00Z"/>
                <w:rFonts w:ascii="Arial" w:eastAsia="Arial" w:hAnsi="Arial" w:cs="Arial"/>
                <w:sz w:val="20"/>
                <w:szCs w:val="20"/>
                <w:lang w:eastAsia="es-MX" w:bidi="es-ES"/>
              </w:rPr>
            </w:pPr>
          </w:p>
        </w:tc>
        <w:tc>
          <w:tcPr>
            <w:tcW w:w="3664" w:type="dxa"/>
            <w:gridSpan w:val="2"/>
            <w:tcBorders>
              <w:top w:val="nil"/>
              <w:left w:val="nil"/>
              <w:bottom w:val="nil"/>
              <w:right w:val="nil"/>
            </w:tcBorders>
            <w:tcPrChange w:id="2332" w:author="Yadi M." w:date="2023-01-19T10:43:00Z">
              <w:tcPr>
                <w:tcW w:w="3562" w:type="dxa"/>
                <w:gridSpan w:val="4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6DBCF7BC" w14:textId="77777777" w:rsidR="00745097" w:rsidRPr="00745097" w:rsidRDefault="00745097" w:rsidP="00745097">
            <w:pPr>
              <w:widowControl w:val="0"/>
              <w:autoSpaceDE w:val="0"/>
              <w:autoSpaceDN w:val="0"/>
              <w:jc w:val="both"/>
              <w:rPr>
                <w:ins w:id="2333" w:author="Auditor Interno" w:date="2019-01-02T13:32:00Z"/>
                <w:rFonts w:ascii="Arial" w:eastAsia="Arial" w:hAnsi="Arial" w:cs="Arial"/>
                <w:sz w:val="20"/>
                <w:szCs w:val="20"/>
                <w:lang w:eastAsia="es-MX" w:bidi="es-ES"/>
              </w:rPr>
            </w:pPr>
          </w:p>
        </w:tc>
      </w:tr>
      <w:tr w:rsidR="00745097" w:rsidRPr="00745097" w14:paraId="675877A4" w14:textId="77777777" w:rsidTr="009D3037">
        <w:trPr>
          <w:trHeight w:val="291"/>
          <w:ins w:id="2334" w:author="Auditor Interno" w:date="2019-01-02T13:32:00Z"/>
          <w:trPrChange w:id="2335" w:author="Yadi M." w:date="2023-01-19T10:43:00Z">
            <w:trPr>
              <w:trHeight w:val="291"/>
            </w:trPr>
          </w:trPrChange>
        </w:trPr>
        <w:tc>
          <w:tcPr>
            <w:tcW w:w="44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  <w:tcPrChange w:id="2336" w:author="Yadi M." w:date="2023-01-19T10:43:00Z">
              <w:tcPr>
                <w:tcW w:w="4496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000000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14:paraId="09E2F06C" w14:textId="77777777" w:rsidR="00745097" w:rsidRPr="00C43B18" w:rsidRDefault="00745097" w:rsidP="00745097">
            <w:pPr>
              <w:widowControl w:val="0"/>
              <w:autoSpaceDE w:val="0"/>
              <w:autoSpaceDN w:val="0"/>
              <w:jc w:val="center"/>
              <w:rPr>
                <w:ins w:id="2337" w:author="Auditor Interno" w:date="2019-01-02T13:32:00Z"/>
                <w:rFonts w:ascii="Arial" w:eastAsia="Arial" w:hAnsi="Arial" w:cs="Arial"/>
                <w:b/>
                <w:bCs/>
                <w:color w:val="000000"/>
                <w:sz w:val="22"/>
                <w:szCs w:val="22"/>
                <w:lang w:eastAsia="es-MX" w:bidi="es-ES"/>
              </w:rPr>
            </w:pPr>
            <w:ins w:id="2338" w:author="Auditor Interno" w:date="2019-01-02T13:32:00Z">
              <w:r w:rsidRPr="00C43B18">
                <w:rPr>
                  <w:rFonts w:ascii="Arial" w:eastAsia="Arial" w:hAnsi="Arial" w:cs="Arial"/>
                  <w:b/>
                  <w:bCs/>
                  <w:color w:val="000000"/>
                  <w:sz w:val="22"/>
                  <w:szCs w:val="22"/>
                  <w:lang w:eastAsia="es-MX" w:bidi="es-ES"/>
                </w:rPr>
                <w:t>NOMBRE</w:t>
              </w:r>
            </w:ins>
          </w:p>
        </w:tc>
        <w:tc>
          <w:tcPr>
            <w:tcW w:w="30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PrChange w:id="2339" w:author="Yadi M." w:date="2023-01-19T10:43:00Z">
              <w:tcPr>
                <w:tcW w:w="2569" w:type="dxa"/>
                <w:gridSpan w:val="4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000000"/>
                </w:tcBorders>
              </w:tcPr>
            </w:tcPrChange>
          </w:tcPr>
          <w:p w14:paraId="622E249E" w14:textId="77777777" w:rsidR="00745097" w:rsidRPr="00C43B18" w:rsidRDefault="00745097" w:rsidP="00745097">
            <w:pPr>
              <w:widowControl w:val="0"/>
              <w:autoSpaceDE w:val="0"/>
              <w:autoSpaceDN w:val="0"/>
              <w:jc w:val="center"/>
              <w:rPr>
                <w:ins w:id="2340" w:author="Auditor Interno" w:date="2019-01-02T13:32:00Z"/>
                <w:rFonts w:ascii="Arial" w:eastAsia="Arial" w:hAnsi="Arial" w:cs="Arial"/>
                <w:b/>
                <w:bCs/>
                <w:color w:val="000000"/>
                <w:sz w:val="22"/>
                <w:szCs w:val="22"/>
                <w:lang w:eastAsia="es-MX" w:bidi="es-ES"/>
              </w:rPr>
            </w:pPr>
            <w:ins w:id="2341" w:author="Auditor Interno" w:date="2019-01-02T13:32:00Z">
              <w:r w:rsidRPr="00C43B18">
                <w:rPr>
                  <w:rFonts w:ascii="Arial" w:eastAsia="Arial" w:hAnsi="Arial" w:cs="Arial"/>
                  <w:b/>
                  <w:bCs/>
                  <w:color w:val="000000"/>
                  <w:sz w:val="22"/>
                  <w:szCs w:val="22"/>
                  <w:lang w:eastAsia="es-MX" w:bidi="es-ES"/>
                </w:rPr>
                <w:t>PUESTO</w:t>
              </w:r>
            </w:ins>
          </w:p>
        </w:tc>
        <w:tc>
          <w:tcPr>
            <w:tcW w:w="15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PrChange w:id="2342" w:author="Yadi M." w:date="2023-01-19T10:43:00Z">
              <w:tcPr>
                <w:tcW w:w="1967" w:type="dxa"/>
                <w:gridSpan w:val="3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000000"/>
                </w:tcBorders>
              </w:tcPr>
            </w:tcPrChange>
          </w:tcPr>
          <w:p w14:paraId="1F3FA2E2" w14:textId="77777777" w:rsidR="00745097" w:rsidRPr="00745097" w:rsidRDefault="00745097" w:rsidP="00745097">
            <w:pPr>
              <w:widowControl w:val="0"/>
              <w:autoSpaceDE w:val="0"/>
              <w:autoSpaceDN w:val="0"/>
              <w:jc w:val="center"/>
              <w:rPr>
                <w:ins w:id="2343" w:author="Auditor Interno" w:date="2019-01-02T13:32:00Z"/>
                <w:rFonts w:ascii="Arial" w:eastAsia="Arial" w:hAnsi="Arial" w:cs="Arial"/>
                <w:b/>
                <w:bCs/>
                <w:color w:val="000000"/>
                <w:sz w:val="22"/>
                <w:szCs w:val="22"/>
                <w:lang w:eastAsia="es-MX" w:bidi="es-ES"/>
              </w:rPr>
            </w:pPr>
            <w:ins w:id="2344" w:author="Auditor Interno" w:date="2019-01-02T13:32:00Z">
              <w:r w:rsidRPr="00745097">
                <w:rPr>
                  <w:rFonts w:ascii="Arial" w:eastAsia="Arial" w:hAnsi="Arial" w:cs="Arial"/>
                  <w:b/>
                  <w:bCs/>
                  <w:color w:val="000000"/>
                  <w:sz w:val="22"/>
                  <w:szCs w:val="22"/>
                  <w:lang w:eastAsia="es-MX" w:bidi="es-ES"/>
                </w:rPr>
                <w:t>FIRMA</w:t>
              </w:r>
            </w:ins>
          </w:p>
        </w:tc>
      </w:tr>
      <w:tr w:rsidR="00C43B18" w:rsidRPr="00745097" w14:paraId="342050F5" w14:textId="77777777" w:rsidTr="009D3037">
        <w:trPr>
          <w:trHeight w:val="394"/>
          <w:ins w:id="2345" w:author="Auditor Interno" w:date="2019-01-02T13:32:00Z"/>
          <w:trPrChange w:id="2346" w:author="Yadi M." w:date="2023-01-19T10:43:00Z">
            <w:trPr>
              <w:gridAfter w:val="0"/>
              <w:trHeight w:val="394"/>
            </w:trPr>
          </w:trPrChange>
        </w:trPr>
        <w:tc>
          <w:tcPr>
            <w:tcW w:w="44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  <w:tcPrChange w:id="2347" w:author="Yadi M." w:date="2023-01-19T10:43:00Z">
              <w:tcPr>
                <w:tcW w:w="4496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000000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14:paraId="47F2A99E" w14:textId="77777777" w:rsidR="00C43B18" w:rsidRPr="00C43B18" w:rsidRDefault="00C43B18" w:rsidP="00C43B18">
            <w:pPr>
              <w:widowControl w:val="0"/>
              <w:autoSpaceDE w:val="0"/>
              <w:autoSpaceDN w:val="0"/>
              <w:jc w:val="both"/>
              <w:rPr>
                <w:ins w:id="2348" w:author="Auditor Interno" w:date="2019-01-02T13:32:00Z"/>
                <w:rFonts w:ascii="Arial" w:eastAsia="Arial" w:hAnsi="Arial" w:cs="Arial"/>
                <w:sz w:val="22"/>
                <w:szCs w:val="22"/>
                <w:lang w:bidi="es-ES"/>
              </w:rPr>
            </w:pPr>
            <w:ins w:id="2349" w:author="Auditor Interno" w:date="2019-01-02T13:32:00Z">
              <w:r w:rsidRPr="00C43B18">
                <w:rPr>
                  <w:rFonts w:ascii="Arial" w:eastAsia="Arial" w:hAnsi="Arial" w:cs="Arial"/>
                  <w:sz w:val="22"/>
                  <w:szCs w:val="22"/>
                  <w:lang w:bidi="es-ES"/>
                </w:rPr>
                <w:t>ESTEFANA AGUIAR RAMOS</w:t>
              </w:r>
            </w:ins>
          </w:p>
        </w:tc>
        <w:tc>
          <w:tcPr>
            <w:tcW w:w="30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tcPrChange w:id="2350" w:author="Yadi M." w:date="2023-01-19T10:43:00Z">
              <w:tcPr>
                <w:tcW w:w="2308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000000"/>
                </w:tcBorders>
              </w:tcPr>
            </w:tcPrChange>
          </w:tcPr>
          <w:p w14:paraId="4361E079" w14:textId="1F5BEBC6" w:rsidR="00C43B18" w:rsidRPr="00C43B18" w:rsidDel="00D234E2" w:rsidRDefault="00C43B18" w:rsidP="00C43B18">
            <w:pPr>
              <w:widowControl w:val="0"/>
              <w:autoSpaceDE w:val="0"/>
              <w:autoSpaceDN w:val="0"/>
              <w:jc w:val="center"/>
              <w:rPr>
                <w:ins w:id="2351" w:author="Auditor Interno" w:date="2019-01-02T13:32:00Z"/>
                <w:del w:id="2352" w:author="Yadi M." w:date="2022-04-11T17:52:00Z"/>
                <w:rFonts w:ascii="Arial" w:eastAsia="Arial" w:hAnsi="Arial" w:cs="Arial"/>
                <w:sz w:val="22"/>
                <w:szCs w:val="22"/>
                <w:lang w:bidi="es-ES"/>
              </w:rPr>
            </w:pPr>
            <w:ins w:id="2353" w:author="Yadi M." w:date="2022-04-11T17:52:00Z">
              <w:r w:rsidRPr="00C43B18">
                <w:rPr>
                  <w:rFonts w:ascii="Arial" w:hAnsi="Arial" w:cs="Arial"/>
                  <w:color w:val="000000"/>
                  <w:sz w:val="22"/>
                  <w:szCs w:val="22"/>
                  <w:lang w:eastAsia="es-MX"/>
                  <w:rPrChange w:id="2354" w:author="Yadi M." w:date="2022-04-11T17:53:00Z">
                    <w:rPr>
                      <w:rFonts w:ascii="Arial" w:hAnsi="Arial" w:cs="Arial"/>
                      <w:color w:val="000000"/>
                      <w:sz w:val="16"/>
                      <w:szCs w:val="16"/>
                      <w:lang w:eastAsia="es-MX"/>
                    </w:rPr>
                  </w:rPrChange>
                </w:rPr>
                <w:t>PRESIDENTE</w:t>
              </w:r>
            </w:ins>
            <w:ins w:id="2355" w:author="Auditor Interno" w:date="2019-01-02T13:32:00Z">
              <w:del w:id="2356" w:author="Yadi M." w:date="2022-04-11T17:52:00Z">
                <w:r w:rsidRPr="00C43B18" w:rsidDel="00D234E2">
                  <w:rPr>
                    <w:rFonts w:ascii="Arial" w:eastAsia="Arial" w:hAnsi="Arial" w:cs="Arial"/>
                    <w:sz w:val="22"/>
                    <w:szCs w:val="22"/>
                    <w:lang w:bidi="es-ES"/>
                  </w:rPr>
                  <w:delText>PRESIDENTE</w:delText>
                </w:r>
              </w:del>
            </w:ins>
          </w:p>
          <w:p w14:paraId="1CED6623" w14:textId="77777777" w:rsidR="00C43B18" w:rsidRPr="00C43B18" w:rsidRDefault="00C43B18" w:rsidP="00C43B18">
            <w:pPr>
              <w:widowControl w:val="0"/>
              <w:autoSpaceDE w:val="0"/>
              <w:autoSpaceDN w:val="0"/>
              <w:jc w:val="center"/>
              <w:rPr>
                <w:ins w:id="2357" w:author="Auditor Interno" w:date="2019-01-02T13:32:00Z"/>
                <w:rFonts w:ascii="Arial" w:eastAsia="Arial" w:hAnsi="Arial" w:cs="Arial"/>
                <w:sz w:val="22"/>
                <w:szCs w:val="22"/>
                <w:lang w:bidi="es-ES"/>
              </w:rPr>
            </w:pPr>
          </w:p>
        </w:tc>
        <w:tc>
          <w:tcPr>
            <w:tcW w:w="15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PrChange w:id="2358" w:author="Yadi M." w:date="2023-01-19T10:43:00Z">
              <w:tcPr>
                <w:tcW w:w="2228" w:type="dxa"/>
                <w:gridSpan w:val="4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000000"/>
                </w:tcBorders>
              </w:tcPr>
            </w:tcPrChange>
          </w:tcPr>
          <w:p w14:paraId="5A7420EF" w14:textId="77777777" w:rsidR="00C43B18" w:rsidRPr="00745097" w:rsidRDefault="00C43B18" w:rsidP="00C43B18">
            <w:pPr>
              <w:widowControl w:val="0"/>
              <w:autoSpaceDE w:val="0"/>
              <w:autoSpaceDN w:val="0"/>
              <w:jc w:val="both"/>
              <w:rPr>
                <w:ins w:id="2359" w:author="Auditor Interno" w:date="2019-01-02T13:32:00Z"/>
                <w:rFonts w:ascii="Arial Narrow" w:eastAsia="Arial" w:hAnsi="Arial Narrow" w:cs="Calibri"/>
                <w:color w:val="000000"/>
                <w:sz w:val="22"/>
                <w:szCs w:val="22"/>
                <w:lang w:eastAsia="es-MX" w:bidi="es-ES"/>
              </w:rPr>
            </w:pPr>
          </w:p>
        </w:tc>
      </w:tr>
      <w:tr w:rsidR="00C43B18" w:rsidRPr="00745097" w14:paraId="012FE088" w14:textId="77777777" w:rsidTr="009D3037">
        <w:trPr>
          <w:trHeight w:val="394"/>
          <w:ins w:id="2360" w:author="Auditor Interno" w:date="2019-01-02T13:32:00Z"/>
          <w:trPrChange w:id="2361" w:author="Yadi M." w:date="2023-01-19T10:43:00Z">
            <w:trPr>
              <w:gridAfter w:val="0"/>
              <w:trHeight w:val="394"/>
            </w:trPr>
          </w:trPrChange>
        </w:trPr>
        <w:tc>
          <w:tcPr>
            <w:tcW w:w="44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  <w:tcPrChange w:id="2362" w:author="Yadi M." w:date="2023-01-19T10:43:00Z">
              <w:tcPr>
                <w:tcW w:w="4496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000000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14:paraId="56CEA291" w14:textId="66BB393A" w:rsidR="00C43B18" w:rsidRPr="00C43B18" w:rsidRDefault="00FE168C" w:rsidP="00C43B18">
            <w:pPr>
              <w:widowControl w:val="0"/>
              <w:autoSpaceDE w:val="0"/>
              <w:autoSpaceDN w:val="0"/>
              <w:jc w:val="both"/>
              <w:rPr>
                <w:ins w:id="2363" w:author="Auditor Interno" w:date="2019-01-02T13:32:00Z"/>
                <w:rFonts w:ascii="Arial" w:eastAsia="Arial" w:hAnsi="Arial" w:cs="Arial"/>
                <w:sz w:val="22"/>
                <w:szCs w:val="22"/>
                <w:lang w:bidi="es-ES"/>
              </w:rPr>
            </w:pPr>
            <w:ins w:id="2364" w:author="Yadi M." w:date="2022-04-11T17:52:00Z">
              <w:r>
                <w:rPr>
                  <w:rFonts w:ascii="Arial" w:hAnsi="Arial" w:cs="Arial"/>
                  <w:color w:val="000000"/>
                  <w:sz w:val="22"/>
                  <w:szCs w:val="22"/>
                  <w:lang w:eastAsia="es-MX"/>
                </w:rPr>
                <w:t>CANDELARIO BOJORQUEZ</w:t>
              </w:r>
              <w:r w:rsidR="00C43B18" w:rsidRPr="00C43B18">
                <w:rPr>
                  <w:rFonts w:ascii="Arial" w:hAnsi="Arial" w:cs="Arial"/>
                  <w:color w:val="000000"/>
                  <w:sz w:val="22"/>
                  <w:szCs w:val="22"/>
                  <w:lang w:eastAsia="es-MX"/>
                  <w:rPrChange w:id="2365" w:author="Yadi M." w:date="2022-04-11T17:53:00Z">
                    <w:rPr>
                      <w:rFonts w:ascii="Arial" w:hAnsi="Arial" w:cs="Arial"/>
                      <w:color w:val="000000"/>
                      <w:sz w:val="16"/>
                      <w:szCs w:val="16"/>
                      <w:lang w:eastAsia="es-MX"/>
                    </w:rPr>
                  </w:rPrChange>
                </w:rPr>
                <w:t xml:space="preserve"> CORONEL</w:t>
              </w:r>
            </w:ins>
            <w:ins w:id="2366" w:author="Auditor Interno" w:date="2019-01-02T13:32:00Z">
              <w:del w:id="2367" w:author="Yadi M." w:date="2022-04-11T17:52:00Z">
                <w:r w:rsidR="00C43B18" w:rsidRPr="00C43B18" w:rsidDel="00C43B18">
                  <w:rPr>
                    <w:rFonts w:ascii="Arial" w:eastAsia="Arial" w:hAnsi="Arial" w:cs="Arial"/>
                    <w:sz w:val="22"/>
                    <w:szCs w:val="22"/>
                    <w:lang w:bidi="es-ES"/>
                  </w:rPr>
                  <w:delText xml:space="preserve">GREGORIO </w:delText>
                </w:r>
              </w:del>
            </w:ins>
            <w:ins w:id="2368" w:author="Auditor Interno" w:date="2019-09-26T12:04:00Z">
              <w:del w:id="2369" w:author="Yadi M." w:date="2022-04-11T17:52:00Z">
                <w:r w:rsidR="00C43B18" w:rsidRPr="00C43B18" w:rsidDel="00C43B18">
                  <w:rPr>
                    <w:rFonts w:ascii="Arial" w:eastAsia="Arial" w:hAnsi="Arial" w:cs="Arial"/>
                    <w:sz w:val="22"/>
                    <w:szCs w:val="22"/>
                    <w:lang w:bidi="es-ES"/>
                  </w:rPr>
                  <w:delText>RAMÍREZ</w:delText>
                </w:r>
              </w:del>
            </w:ins>
            <w:ins w:id="2370" w:author="Auditor Interno" w:date="2019-01-02T13:32:00Z">
              <w:del w:id="2371" w:author="Yadi M." w:date="2022-04-11T17:52:00Z">
                <w:r w:rsidR="00C43B18" w:rsidRPr="00C43B18" w:rsidDel="00C43B18">
                  <w:rPr>
                    <w:rFonts w:ascii="Arial" w:eastAsia="Arial" w:hAnsi="Arial" w:cs="Arial"/>
                    <w:sz w:val="22"/>
                    <w:szCs w:val="22"/>
                    <w:lang w:bidi="es-ES"/>
                  </w:rPr>
                  <w:delText xml:space="preserve"> FLORES</w:delText>
                </w:r>
              </w:del>
            </w:ins>
          </w:p>
        </w:tc>
        <w:tc>
          <w:tcPr>
            <w:tcW w:w="30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tcPrChange w:id="2372" w:author="Yadi M." w:date="2023-01-19T10:43:00Z">
              <w:tcPr>
                <w:tcW w:w="2308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000000"/>
                </w:tcBorders>
              </w:tcPr>
            </w:tcPrChange>
          </w:tcPr>
          <w:p w14:paraId="503F6D2A" w14:textId="159E5DF0" w:rsidR="00C43B18" w:rsidRPr="00C43B18" w:rsidDel="00D234E2" w:rsidRDefault="00C43B18" w:rsidP="00C43B18">
            <w:pPr>
              <w:widowControl w:val="0"/>
              <w:autoSpaceDE w:val="0"/>
              <w:autoSpaceDN w:val="0"/>
              <w:jc w:val="center"/>
              <w:rPr>
                <w:ins w:id="2373" w:author="Auditor Interno" w:date="2019-01-02T13:32:00Z"/>
                <w:del w:id="2374" w:author="Yadi M." w:date="2022-04-11T17:52:00Z"/>
                <w:rFonts w:ascii="Arial" w:eastAsia="Arial" w:hAnsi="Arial" w:cs="Arial"/>
                <w:sz w:val="22"/>
                <w:szCs w:val="22"/>
                <w:lang w:bidi="es-ES"/>
              </w:rPr>
            </w:pPr>
            <w:ins w:id="2375" w:author="Yadi M." w:date="2022-04-11T17:52:00Z">
              <w:r w:rsidRPr="00C43B18">
                <w:rPr>
                  <w:rFonts w:ascii="Arial" w:hAnsi="Arial" w:cs="Arial"/>
                  <w:color w:val="000000"/>
                  <w:sz w:val="22"/>
                  <w:szCs w:val="22"/>
                  <w:lang w:eastAsia="es-MX"/>
                  <w:rPrChange w:id="2376" w:author="Yadi M." w:date="2022-04-11T17:53:00Z">
                    <w:rPr>
                      <w:rFonts w:ascii="Arial" w:hAnsi="Arial" w:cs="Arial"/>
                      <w:color w:val="000000"/>
                      <w:sz w:val="16"/>
                      <w:szCs w:val="16"/>
                      <w:lang w:eastAsia="es-MX"/>
                    </w:rPr>
                  </w:rPrChange>
                </w:rPr>
                <w:t>SECRETARIO</w:t>
              </w:r>
            </w:ins>
            <w:ins w:id="2377" w:author="Auditor Interno" w:date="2019-01-02T13:32:00Z">
              <w:del w:id="2378" w:author="Yadi M." w:date="2022-04-11T17:52:00Z">
                <w:r w:rsidRPr="00C43B18" w:rsidDel="00D234E2">
                  <w:rPr>
                    <w:rFonts w:ascii="Arial" w:eastAsia="Arial" w:hAnsi="Arial" w:cs="Arial"/>
                    <w:sz w:val="22"/>
                    <w:szCs w:val="22"/>
                    <w:lang w:bidi="es-ES"/>
                  </w:rPr>
                  <w:delText>TESORERO</w:delText>
                </w:r>
              </w:del>
            </w:ins>
          </w:p>
          <w:p w14:paraId="2C4BD1F4" w14:textId="77777777" w:rsidR="00C43B18" w:rsidRPr="00C43B18" w:rsidRDefault="00C43B18" w:rsidP="00C43B18">
            <w:pPr>
              <w:widowControl w:val="0"/>
              <w:autoSpaceDE w:val="0"/>
              <w:autoSpaceDN w:val="0"/>
              <w:jc w:val="center"/>
              <w:rPr>
                <w:ins w:id="2379" w:author="Auditor Interno" w:date="2019-01-02T13:32:00Z"/>
                <w:rFonts w:ascii="Arial" w:eastAsia="Arial" w:hAnsi="Arial" w:cs="Arial"/>
                <w:sz w:val="22"/>
                <w:szCs w:val="22"/>
                <w:lang w:bidi="es-ES"/>
              </w:rPr>
            </w:pPr>
          </w:p>
        </w:tc>
        <w:tc>
          <w:tcPr>
            <w:tcW w:w="15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PrChange w:id="2380" w:author="Yadi M." w:date="2023-01-19T10:43:00Z">
              <w:tcPr>
                <w:tcW w:w="2228" w:type="dxa"/>
                <w:gridSpan w:val="4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000000"/>
                </w:tcBorders>
              </w:tcPr>
            </w:tcPrChange>
          </w:tcPr>
          <w:p w14:paraId="73C2547B" w14:textId="77777777" w:rsidR="00C43B18" w:rsidRPr="00745097" w:rsidRDefault="00C43B18" w:rsidP="00C43B18">
            <w:pPr>
              <w:widowControl w:val="0"/>
              <w:autoSpaceDE w:val="0"/>
              <w:autoSpaceDN w:val="0"/>
              <w:jc w:val="both"/>
              <w:rPr>
                <w:ins w:id="2381" w:author="Auditor Interno" w:date="2019-01-02T13:32:00Z"/>
                <w:rFonts w:ascii="Arial Narrow" w:eastAsia="Arial" w:hAnsi="Arial Narrow" w:cs="Calibri"/>
                <w:color w:val="000000"/>
                <w:sz w:val="22"/>
                <w:szCs w:val="22"/>
                <w:lang w:eastAsia="es-MX" w:bidi="es-ES"/>
              </w:rPr>
            </w:pPr>
          </w:p>
        </w:tc>
      </w:tr>
      <w:tr w:rsidR="00C43B18" w:rsidRPr="00745097" w14:paraId="490619F8" w14:textId="77777777" w:rsidTr="009D3037">
        <w:trPr>
          <w:trHeight w:val="394"/>
          <w:ins w:id="2382" w:author="Auditor Interno" w:date="2019-01-02T13:32:00Z"/>
          <w:trPrChange w:id="2383" w:author="Yadi M." w:date="2023-01-19T10:43:00Z">
            <w:trPr>
              <w:gridAfter w:val="0"/>
              <w:trHeight w:val="394"/>
            </w:trPr>
          </w:trPrChange>
        </w:trPr>
        <w:tc>
          <w:tcPr>
            <w:tcW w:w="44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  <w:tcPrChange w:id="2384" w:author="Yadi M." w:date="2023-01-19T10:43:00Z">
              <w:tcPr>
                <w:tcW w:w="4496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000000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14:paraId="24C57FF9" w14:textId="565AACBF" w:rsidR="00C43B18" w:rsidRPr="00C43B18" w:rsidRDefault="00C43B18" w:rsidP="00C43B18">
            <w:pPr>
              <w:widowControl w:val="0"/>
              <w:autoSpaceDE w:val="0"/>
              <w:autoSpaceDN w:val="0"/>
              <w:jc w:val="both"/>
              <w:rPr>
                <w:ins w:id="2385" w:author="Auditor Interno" w:date="2019-01-02T13:32:00Z"/>
                <w:rFonts w:ascii="Arial" w:eastAsia="Arial" w:hAnsi="Arial" w:cs="Arial"/>
                <w:sz w:val="22"/>
                <w:szCs w:val="22"/>
                <w:lang w:bidi="es-ES"/>
              </w:rPr>
            </w:pPr>
            <w:ins w:id="2386" w:author="Yadi M." w:date="2022-04-11T17:52:00Z">
              <w:r w:rsidRPr="00C43B18">
                <w:rPr>
                  <w:rFonts w:ascii="Arial" w:hAnsi="Arial" w:cs="Arial"/>
                  <w:color w:val="000000"/>
                  <w:sz w:val="22"/>
                  <w:szCs w:val="22"/>
                  <w:lang w:eastAsia="es-MX"/>
                  <w:rPrChange w:id="2387" w:author="Yadi M." w:date="2022-04-11T17:53:00Z">
                    <w:rPr>
                      <w:rFonts w:ascii="Arial" w:hAnsi="Arial" w:cs="Arial"/>
                      <w:color w:val="000000"/>
                      <w:sz w:val="16"/>
                      <w:szCs w:val="16"/>
                      <w:lang w:eastAsia="es-MX"/>
                    </w:rPr>
                  </w:rPrChange>
                </w:rPr>
                <w:t>GREGORIO RAMIREZ FLORES</w:t>
              </w:r>
            </w:ins>
            <w:ins w:id="2388" w:author="Auditor Interno" w:date="2019-01-02T13:32:00Z">
              <w:del w:id="2389" w:author="Yadi M." w:date="2022-04-11T17:52:00Z">
                <w:r w:rsidRPr="00C43B18" w:rsidDel="005A3F08">
                  <w:rPr>
                    <w:rFonts w:ascii="Arial" w:eastAsia="Arial" w:hAnsi="Arial" w:cs="Arial"/>
                    <w:sz w:val="22"/>
                    <w:szCs w:val="22"/>
                    <w:lang w:bidi="es-ES"/>
                  </w:rPr>
                  <w:delText>DOLORES GUADALUPE RUIZ ROBLES</w:delText>
                </w:r>
              </w:del>
            </w:ins>
          </w:p>
        </w:tc>
        <w:tc>
          <w:tcPr>
            <w:tcW w:w="30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tcPrChange w:id="2390" w:author="Yadi M." w:date="2023-01-19T10:43:00Z">
              <w:tcPr>
                <w:tcW w:w="2308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000000"/>
                </w:tcBorders>
              </w:tcPr>
            </w:tcPrChange>
          </w:tcPr>
          <w:p w14:paraId="47CB40A2" w14:textId="7C9FCBF6" w:rsidR="00C43B18" w:rsidRPr="00C43B18" w:rsidDel="00D234E2" w:rsidRDefault="00C43B18" w:rsidP="00C43B18">
            <w:pPr>
              <w:widowControl w:val="0"/>
              <w:autoSpaceDE w:val="0"/>
              <w:autoSpaceDN w:val="0"/>
              <w:jc w:val="center"/>
              <w:rPr>
                <w:ins w:id="2391" w:author="Auditor Interno" w:date="2019-01-02T13:32:00Z"/>
                <w:del w:id="2392" w:author="Yadi M." w:date="2022-04-11T17:52:00Z"/>
                <w:rFonts w:ascii="Arial" w:eastAsia="Arial" w:hAnsi="Arial" w:cs="Arial"/>
                <w:sz w:val="22"/>
                <w:szCs w:val="22"/>
                <w:lang w:bidi="es-ES"/>
              </w:rPr>
            </w:pPr>
            <w:ins w:id="2393" w:author="Yadi M." w:date="2022-04-11T17:52:00Z">
              <w:r w:rsidRPr="00C43B18">
                <w:rPr>
                  <w:rFonts w:ascii="Arial" w:hAnsi="Arial" w:cs="Arial"/>
                  <w:color w:val="000000"/>
                  <w:sz w:val="22"/>
                  <w:szCs w:val="22"/>
                  <w:lang w:eastAsia="es-MX"/>
                  <w:rPrChange w:id="2394" w:author="Yadi M." w:date="2022-04-11T17:53:00Z">
                    <w:rPr>
                      <w:rFonts w:ascii="Arial" w:hAnsi="Arial" w:cs="Arial"/>
                      <w:color w:val="000000"/>
                      <w:sz w:val="16"/>
                      <w:szCs w:val="16"/>
                      <w:lang w:eastAsia="es-MX"/>
                    </w:rPr>
                  </w:rPrChange>
                </w:rPr>
                <w:t>TESORERO</w:t>
              </w:r>
            </w:ins>
            <w:ins w:id="2395" w:author="Auditor Interno" w:date="2019-01-02T13:32:00Z">
              <w:del w:id="2396" w:author="Yadi M." w:date="2022-04-11T17:52:00Z">
                <w:r w:rsidRPr="00C43B18" w:rsidDel="00D234E2">
                  <w:rPr>
                    <w:rFonts w:ascii="Arial" w:eastAsia="Arial" w:hAnsi="Arial" w:cs="Arial"/>
                    <w:sz w:val="22"/>
                    <w:szCs w:val="22"/>
                    <w:lang w:bidi="es-ES"/>
                  </w:rPr>
                  <w:delText>SECRETARIO</w:delText>
                </w:r>
              </w:del>
            </w:ins>
          </w:p>
          <w:p w14:paraId="5B7B6FA3" w14:textId="77777777" w:rsidR="00C43B18" w:rsidRPr="00C43B18" w:rsidRDefault="00C43B18" w:rsidP="00C43B18">
            <w:pPr>
              <w:widowControl w:val="0"/>
              <w:autoSpaceDE w:val="0"/>
              <w:autoSpaceDN w:val="0"/>
              <w:jc w:val="center"/>
              <w:rPr>
                <w:ins w:id="2397" w:author="Auditor Interno" w:date="2019-01-02T13:32:00Z"/>
                <w:rFonts w:ascii="Arial" w:eastAsia="Arial" w:hAnsi="Arial" w:cs="Arial"/>
                <w:sz w:val="22"/>
                <w:szCs w:val="22"/>
                <w:lang w:bidi="es-ES"/>
              </w:rPr>
            </w:pPr>
          </w:p>
        </w:tc>
        <w:tc>
          <w:tcPr>
            <w:tcW w:w="15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PrChange w:id="2398" w:author="Yadi M." w:date="2023-01-19T10:43:00Z">
              <w:tcPr>
                <w:tcW w:w="2228" w:type="dxa"/>
                <w:gridSpan w:val="4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000000"/>
                </w:tcBorders>
              </w:tcPr>
            </w:tcPrChange>
          </w:tcPr>
          <w:p w14:paraId="2976AE36" w14:textId="77777777" w:rsidR="00C43B18" w:rsidRPr="00745097" w:rsidRDefault="00C43B18" w:rsidP="00C43B18">
            <w:pPr>
              <w:widowControl w:val="0"/>
              <w:autoSpaceDE w:val="0"/>
              <w:autoSpaceDN w:val="0"/>
              <w:jc w:val="both"/>
              <w:rPr>
                <w:ins w:id="2399" w:author="Auditor Interno" w:date="2019-01-02T13:32:00Z"/>
                <w:rFonts w:ascii="Arial Narrow" w:eastAsia="Arial" w:hAnsi="Arial Narrow" w:cs="Calibri"/>
                <w:color w:val="000000"/>
                <w:sz w:val="22"/>
                <w:szCs w:val="22"/>
                <w:lang w:eastAsia="es-MX" w:bidi="es-ES"/>
              </w:rPr>
            </w:pPr>
          </w:p>
        </w:tc>
      </w:tr>
      <w:tr w:rsidR="00C43B18" w:rsidRPr="00745097" w14:paraId="1BA75D2A" w14:textId="77777777" w:rsidTr="009D3037">
        <w:trPr>
          <w:trHeight w:val="394"/>
          <w:ins w:id="2400" w:author="Auditor Interno" w:date="2019-01-02T13:32:00Z"/>
          <w:trPrChange w:id="2401" w:author="Yadi M." w:date="2023-01-19T10:43:00Z">
            <w:trPr>
              <w:gridAfter w:val="0"/>
              <w:trHeight w:val="394"/>
            </w:trPr>
          </w:trPrChange>
        </w:trPr>
        <w:tc>
          <w:tcPr>
            <w:tcW w:w="44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  <w:tcPrChange w:id="2402" w:author="Yadi M." w:date="2023-01-19T10:43:00Z">
              <w:tcPr>
                <w:tcW w:w="4496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000000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14:paraId="0A1F1C75" w14:textId="33C23E50" w:rsidR="00C43B18" w:rsidRPr="00C43B18" w:rsidRDefault="00C43B18" w:rsidP="00C43B18">
            <w:pPr>
              <w:widowControl w:val="0"/>
              <w:autoSpaceDE w:val="0"/>
              <w:autoSpaceDN w:val="0"/>
              <w:jc w:val="both"/>
              <w:rPr>
                <w:ins w:id="2403" w:author="Auditor Interno" w:date="2019-01-02T13:32:00Z"/>
                <w:rFonts w:ascii="Arial" w:eastAsia="Arial" w:hAnsi="Arial" w:cs="Arial"/>
                <w:sz w:val="22"/>
                <w:szCs w:val="22"/>
                <w:lang w:bidi="es-ES"/>
              </w:rPr>
            </w:pPr>
            <w:ins w:id="2404" w:author="Yadi M." w:date="2022-04-11T17:52:00Z">
              <w:r w:rsidRPr="00C43B18">
                <w:rPr>
                  <w:rFonts w:ascii="Arial" w:hAnsi="Arial" w:cs="Arial"/>
                  <w:color w:val="000000"/>
                  <w:sz w:val="22"/>
                  <w:szCs w:val="22"/>
                  <w:lang w:eastAsia="es-MX"/>
                  <w:rPrChange w:id="2405" w:author="Yadi M." w:date="2022-04-11T17:53:00Z">
                    <w:rPr>
                      <w:rFonts w:ascii="Arial" w:hAnsi="Arial" w:cs="Arial"/>
                      <w:color w:val="000000"/>
                      <w:sz w:val="16"/>
                      <w:szCs w:val="16"/>
                      <w:lang w:eastAsia="es-MX"/>
                    </w:rPr>
                  </w:rPrChange>
                </w:rPr>
                <w:t>PASCUAL MARIN X</w:t>
              </w:r>
            </w:ins>
            <w:ins w:id="2406" w:author="Auditor Interno" w:date="2019-01-02T13:32:00Z">
              <w:del w:id="2407" w:author="Yadi M." w:date="2022-04-11T17:52:00Z">
                <w:r w:rsidRPr="00C43B18" w:rsidDel="005A3F08">
                  <w:rPr>
                    <w:rFonts w:ascii="Arial" w:eastAsia="Arial" w:hAnsi="Arial" w:cs="Arial"/>
                    <w:sz w:val="22"/>
                    <w:szCs w:val="22"/>
                    <w:lang w:bidi="es-ES"/>
                  </w:rPr>
                  <w:delText xml:space="preserve">MIRIAM CRUZ ROJAS </w:delText>
                </w:r>
              </w:del>
            </w:ins>
          </w:p>
        </w:tc>
        <w:tc>
          <w:tcPr>
            <w:tcW w:w="30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tcPrChange w:id="2408" w:author="Yadi M." w:date="2023-01-19T10:43:00Z">
              <w:tcPr>
                <w:tcW w:w="2308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000000"/>
                </w:tcBorders>
              </w:tcPr>
            </w:tcPrChange>
          </w:tcPr>
          <w:p w14:paraId="6693746A" w14:textId="534F12CE" w:rsidR="00C43B18" w:rsidRPr="00C43B18" w:rsidDel="00D234E2" w:rsidRDefault="00C43B18" w:rsidP="00C43B18">
            <w:pPr>
              <w:widowControl w:val="0"/>
              <w:autoSpaceDE w:val="0"/>
              <w:autoSpaceDN w:val="0"/>
              <w:jc w:val="center"/>
              <w:rPr>
                <w:ins w:id="2409" w:author="Auditor Interno" w:date="2019-01-02T13:32:00Z"/>
                <w:del w:id="2410" w:author="Yadi M." w:date="2022-04-11T17:52:00Z"/>
                <w:rFonts w:ascii="Arial" w:eastAsia="Arial" w:hAnsi="Arial" w:cs="Arial"/>
                <w:sz w:val="22"/>
                <w:szCs w:val="22"/>
                <w:lang w:bidi="es-ES"/>
              </w:rPr>
            </w:pPr>
            <w:ins w:id="2411" w:author="Yadi M." w:date="2022-04-11T17:52:00Z">
              <w:r w:rsidRPr="00C43B18">
                <w:rPr>
                  <w:rFonts w:ascii="Arial" w:hAnsi="Arial" w:cs="Arial"/>
                  <w:color w:val="000000"/>
                  <w:sz w:val="22"/>
                  <w:szCs w:val="22"/>
                  <w:lang w:eastAsia="es-MX"/>
                  <w:rPrChange w:id="2412" w:author="Yadi M." w:date="2022-04-11T17:53:00Z">
                    <w:rPr>
                      <w:rFonts w:ascii="Arial" w:hAnsi="Arial" w:cs="Arial"/>
                      <w:color w:val="000000"/>
                      <w:sz w:val="16"/>
                      <w:szCs w:val="16"/>
                      <w:lang w:eastAsia="es-MX"/>
                    </w:rPr>
                  </w:rPrChange>
                </w:rPr>
                <w:t>PRIMER VOCAL</w:t>
              </w:r>
            </w:ins>
            <w:ins w:id="2413" w:author="Auditor Interno" w:date="2019-01-02T13:32:00Z">
              <w:del w:id="2414" w:author="Yadi M." w:date="2022-04-11T17:52:00Z">
                <w:r w:rsidRPr="00C43B18" w:rsidDel="00D234E2">
                  <w:rPr>
                    <w:rFonts w:ascii="Arial" w:eastAsia="Arial" w:hAnsi="Arial" w:cs="Arial"/>
                    <w:sz w:val="22"/>
                    <w:szCs w:val="22"/>
                    <w:lang w:bidi="es-ES"/>
                  </w:rPr>
                  <w:delText>VOCAL</w:delText>
                </w:r>
              </w:del>
            </w:ins>
          </w:p>
          <w:p w14:paraId="41E60463" w14:textId="77777777" w:rsidR="00C43B18" w:rsidRPr="00C43B18" w:rsidRDefault="00C43B18" w:rsidP="00C43B18">
            <w:pPr>
              <w:widowControl w:val="0"/>
              <w:autoSpaceDE w:val="0"/>
              <w:autoSpaceDN w:val="0"/>
              <w:jc w:val="center"/>
              <w:rPr>
                <w:ins w:id="2415" w:author="Auditor Interno" w:date="2019-01-02T13:32:00Z"/>
                <w:rFonts w:ascii="Arial" w:eastAsia="Arial" w:hAnsi="Arial" w:cs="Arial"/>
                <w:sz w:val="22"/>
                <w:szCs w:val="22"/>
                <w:lang w:bidi="es-ES"/>
              </w:rPr>
            </w:pPr>
          </w:p>
        </w:tc>
        <w:tc>
          <w:tcPr>
            <w:tcW w:w="15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PrChange w:id="2416" w:author="Yadi M." w:date="2023-01-19T10:43:00Z">
              <w:tcPr>
                <w:tcW w:w="2228" w:type="dxa"/>
                <w:gridSpan w:val="4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000000"/>
                </w:tcBorders>
              </w:tcPr>
            </w:tcPrChange>
          </w:tcPr>
          <w:p w14:paraId="304329CD" w14:textId="77777777" w:rsidR="00C43B18" w:rsidRPr="00745097" w:rsidRDefault="00C43B18" w:rsidP="00C43B18">
            <w:pPr>
              <w:widowControl w:val="0"/>
              <w:autoSpaceDE w:val="0"/>
              <w:autoSpaceDN w:val="0"/>
              <w:jc w:val="both"/>
              <w:rPr>
                <w:ins w:id="2417" w:author="Auditor Interno" w:date="2019-01-02T13:32:00Z"/>
                <w:rFonts w:ascii="Arial Narrow" w:eastAsia="Arial" w:hAnsi="Arial Narrow" w:cs="Calibri"/>
                <w:color w:val="000000"/>
                <w:sz w:val="22"/>
                <w:szCs w:val="22"/>
                <w:lang w:eastAsia="es-MX" w:bidi="es-ES"/>
              </w:rPr>
            </w:pPr>
          </w:p>
        </w:tc>
      </w:tr>
      <w:tr w:rsidR="00C43B18" w:rsidRPr="00745097" w14:paraId="27FDD397" w14:textId="77777777" w:rsidTr="009D3037">
        <w:trPr>
          <w:trHeight w:val="394"/>
          <w:ins w:id="2418" w:author="Auditor Interno" w:date="2019-01-02T13:32:00Z"/>
          <w:trPrChange w:id="2419" w:author="Yadi M." w:date="2023-01-19T10:43:00Z">
            <w:trPr>
              <w:gridAfter w:val="0"/>
              <w:trHeight w:val="394"/>
            </w:trPr>
          </w:trPrChange>
        </w:trPr>
        <w:tc>
          <w:tcPr>
            <w:tcW w:w="44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  <w:tcPrChange w:id="2420" w:author="Yadi M." w:date="2023-01-19T10:43:00Z">
              <w:tcPr>
                <w:tcW w:w="4496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000000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14:paraId="7EADD6DE" w14:textId="5C481D0B" w:rsidR="00C43B18" w:rsidRPr="009D3037" w:rsidRDefault="009D3037" w:rsidP="00C43B18">
            <w:pPr>
              <w:widowControl w:val="0"/>
              <w:autoSpaceDE w:val="0"/>
              <w:autoSpaceDN w:val="0"/>
              <w:jc w:val="both"/>
              <w:rPr>
                <w:ins w:id="2421" w:author="Auditor Interno" w:date="2019-01-02T13:32:00Z"/>
                <w:rFonts w:ascii="Arial" w:eastAsia="Arial" w:hAnsi="Arial" w:cs="Arial"/>
                <w:sz w:val="22"/>
                <w:szCs w:val="22"/>
                <w:lang w:bidi="es-ES"/>
              </w:rPr>
            </w:pPr>
            <w:ins w:id="2422" w:author="Yadi M." w:date="2023-01-19T10:43:00Z">
              <w:r w:rsidRPr="009D3037">
                <w:rPr>
                  <w:rFonts w:ascii="Arial" w:hAnsi="Arial" w:cs="Arial"/>
                  <w:color w:val="000000"/>
                  <w:sz w:val="22"/>
                  <w:szCs w:val="22"/>
                  <w:lang w:eastAsia="es-MX"/>
                  <w:rPrChange w:id="2423" w:author="Yadi M." w:date="2023-01-19T10:43:00Z">
                    <w:rPr>
                      <w:rFonts w:ascii="Arial" w:hAnsi="Arial" w:cs="Arial"/>
                      <w:color w:val="000000"/>
                      <w:sz w:val="16"/>
                      <w:szCs w:val="16"/>
                      <w:lang w:eastAsia="es-MX"/>
                    </w:rPr>
                  </w:rPrChange>
                </w:rPr>
                <w:t>EFREN CAMACHO ORTIZ</w:t>
              </w:r>
              <w:r w:rsidRPr="009D3037" w:rsidDel="005A3F08">
                <w:rPr>
                  <w:rFonts w:ascii="Arial" w:eastAsia="Arial" w:hAnsi="Arial" w:cs="Arial"/>
                  <w:sz w:val="22"/>
                  <w:szCs w:val="22"/>
                  <w:lang w:bidi="es-ES"/>
                </w:rPr>
                <w:t xml:space="preserve"> </w:t>
              </w:r>
            </w:ins>
            <w:ins w:id="2424" w:author="Auditor Interno" w:date="2019-01-02T13:32:00Z">
              <w:del w:id="2425" w:author="Yadi M." w:date="2022-04-11T17:52:00Z">
                <w:r w:rsidR="00C43B18" w:rsidRPr="009D3037" w:rsidDel="005A3F08">
                  <w:rPr>
                    <w:rFonts w:ascii="Arial" w:eastAsia="Arial" w:hAnsi="Arial" w:cs="Arial"/>
                    <w:sz w:val="22"/>
                    <w:szCs w:val="22"/>
                    <w:lang w:bidi="es-ES"/>
                  </w:rPr>
                  <w:delText xml:space="preserve">PASCUAL </w:delText>
                </w:r>
              </w:del>
            </w:ins>
            <w:ins w:id="2426" w:author="Auditor Interno" w:date="2019-09-26T12:04:00Z">
              <w:del w:id="2427" w:author="Yadi M." w:date="2022-04-11T17:52:00Z">
                <w:r w:rsidR="00C43B18" w:rsidRPr="009D3037" w:rsidDel="005A3F08">
                  <w:rPr>
                    <w:rFonts w:ascii="Arial" w:eastAsia="Arial" w:hAnsi="Arial" w:cs="Arial"/>
                    <w:sz w:val="22"/>
                    <w:szCs w:val="22"/>
                    <w:lang w:bidi="es-ES"/>
                  </w:rPr>
                  <w:delText>MARÍN</w:delText>
                </w:r>
              </w:del>
            </w:ins>
            <w:ins w:id="2428" w:author="Auditor Interno" w:date="2019-01-02T13:32:00Z">
              <w:del w:id="2429" w:author="Yadi M." w:date="2022-04-11T17:52:00Z">
                <w:r w:rsidR="00C43B18" w:rsidRPr="009D3037" w:rsidDel="005A3F08">
                  <w:rPr>
                    <w:rFonts w:ascii="Arial" w:eastAsia="Arial" w:hAnsi="Arial" w:cs="Arial"/>
                    <w:sz w:val="22"/>
                    <w:szCs w:val="22"/>
                    <w:lang w:bidi="es-ES"/>
                  </w:rPr>
                  <w:delText xml:space="preserve"> X</w:delText>
                </w:r>
              </w:del>
            </w:ins>
          </w:p>
        </w:tc>
        <w:tc>
          <w:tcPr>
            <w:tcW w:w="30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tcPrChange w:id="2430" w:author="Yadi M." w:date="2023-01-19T10:43:00Z">
              <w:tcPr>
                <w:tcW w:w="2308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000000"/>
                </w:tcBorders>
              </w:tcPr>
            </w:tcPrChange>
          </w:tcPr>
          <w:p w14:paraId="6E18EED8" w14:textId="329A4BC6" w:rsidR="00C43B18" w:rsidRPr="00C43B18" w:rsidDel="00D234E2" w:rsidRDefault="00C43B18" w:rsidP="00C43B18">
            <w:pPr>
              <w:widowControl w:val="0"/>
              <w:autoSpaceDE w:val="0"/>
              <w:autoSpaceDN w:val="0"/>
              <w:jc w:val="center"/>
              <w:rPr>
                <w:ins w:id="2431" w:author="Auditor Interno" w:date="2019-01-02T13:32:00Z"/>
                <w:del w:id="2432" w:author="Yadi M." w:date="2022-04-11T17:52:00Z"/>
                <w:rFonts w:ascii="Arial" w:eastAsia="Arial" w:hAnsi="Arial" w:cs="Arial"/>
                <w:sz w:val="22"/>
                <w:szCs w:val="22"/>
                <w:lang w:bidi="es-ES"/>
              </w:rPr>
            </w:pPr>
            <w:ins w:id="2433" w:author="Yadi M." w:date="2022-04-11T17:52:00Z">
              <w:r w:rsidRPr="00C43B18">
                <w:rPr>
                  <w:rFonts w:ascii="Arial" w:hAnsi="Arial" w:cs="Arial"/>
                  <w:color w:val="000000"/>
                  <w:sz w:val="22"/>
                  <w:szCs w:val="22"/>
                  <w:lang w:eastAsia="es-MX"/>
                  <w:rPrChange w:id="2434" w:author="Yadi M." w:date="2022-04-11T17:53:00Z">
                    <w:rPr>
                      <w:rFonts w:ascii="Arial" w:hAnsi="Arial" w:cs="Arial"/>
                      <w:color w:val="000000"/>
                      <w:sz w:val="16"/>
                      <w:szCs w:val="16"/>
                      <w:lang w:eastAsia="es-MX"/>
                    </w:rPr>
                  </w:rPrChange>
                </w:rPr>
                <w:t>SEGUNDO VOCAL</w:t>
              </w:r>
            </w:ins>
            <w:ins w:id="2435" w:author="Auditor Interno" w:date="2019-01-02T13:32:00Z">
              <w:del w:id="2436" w:author="Yadi M." w:date="2022-04-11T17:52:00Z">
                <w:r w:rsidRPr="00C43B18" w:rsidDel="00D234E2">
                  <w:rPr>
                    <w:rFonts w:ascii="Arial" w:eastAsia="Arial" w:hAnsi="Arial" w:cs="Arial"/>
                    <w:sz w:val="22"/>
                    <w:szCs w:val="22"/>
                    <w:lang w:bidi="es-ES"/>
                  </w:rPr>
                  <w:delText>VOCAL</w:delText>
                </w:r>
              </w:del>
            </w:ins>
          </w:p>
          <w:p w14:paraId="4D8FB966" w14:textId="77777777" w:rsidR="00C43B18" w:rsidRPr="00C43B18" w:rsidRDefault="00C43B18" w:rsidP="00C43B18">
            <w:pPr>
              <w:widowControl w:val="0"/>
              <w:autoSpaceDE w:val="0"/>
              <w:autoSpaceDN w:val="0"/>
              <w:jc w:val="center"/>
              <w:rPr>
                <w:ins w:id="2437" w:author="Auditor Interno" w:date="2019-01-02T13:32:00Z"/>
                <w:rFonts w:ascii="Arial" w:eastAsia="Arial" w:hAnsi="Arial" w:cs="Arial"/>
                <w:sz w:val="22"/>
                <w:szCs w:val="22"/>
                <w:lang w:bidi="es-ES"/>
              </w:rPr>
            </w:pPr>
          </w:p>
        </w:tc>
        <w:tc>
          <w:tcPr>
            <w:tcW w:w="15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PrChange w:id="2438" w:author="Yadi M." w:date="2023-01-19T10:43:00Z">
              <w:tcPr>
                <w:tcW w:w="2228" w:type="dxa"/>
                <w:gridSpan w:val="4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000000"/>
                </w:tcBorders>
              </w:tcPr>
            </w:tcPrChange>
          </w:tcPr>
          <w:p w14:paraId="1DC84B4F" w14:textId="77777777" w:rsidR="00C43B18" w:rsidRPr="00745097" w:rsidRDefault="00C43B18" w:rsidP="00C43B18">
            <w:pPr>
              <w:widowControl w:val="0"/>
              <w:autoSpaceDE w:val="0"/>
              <w:autoSpaceDN w:val="0"/>
              <w:jc w:val="both"/>
              <w:rPr>
                <w:ins w:id="2439" w:author="Auditor Interno" w:date="2019-01-02T13:32:00Z"/>
                <w:rFonts w:ascii="Arial Narrow" w:eastAsia="Arial" w:hAnsi="Arial Narrow" w:cs="Calibri"/>
                <w:color w:val="000000"/>
                <w:sz w:val="22"/>
                <w:szCs w:val="22"/>
                <w:lang w:eastAsia="es-MX" w:bidi="es-ES"/>
              </w:rPr>
            </w:pPr>
          </w:p>
        </w:tc>
      </w:tr>
      <w:tr w:rsidR="00C43B18" w:rsidRPr="00745097" w14:paraId="19D3DDAB" w14:textId="77777777" w:rsidTr="009D3037">
        <w:trPr>
          <w:trHeight w:val="394"/>
          <w:ins w:id="2440" w:author="Auditor Interno" w:date="2019-01-02T13:32:00Z"/>
          <w:trPrChange w:id="2441" w:author="Yadi M." w:date="2023-01-19T10:43:00Z">
            <w:trPr>
              <w:gridAfter w:val="0"/>
              <w:trHeight w:val="394"/>
            </w:trPr>
          </w:trPrChange>
        </w:trPr>
        <w:tc>
          <w:tcPr>
            <w:tcW w:w="9082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  <w:tcPrChange w:id="2442" w:author="Yadi M." w:date="2023-01-19T10:43:00Z">
              <w:tcPr>
                <w:tcW w:w="9032" w:type="dxa"/>
                <w:gridSpan w:val="8"/>
                <w:tcBorders>
                  <w:top w:val="nil"/>
                  <w:left w:val="nil"/>
                  <w:bottom w:val="nil"/>
                  <w:right w:val="nil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14:paraId="4FAB230B" w14:textId="2B7C77C3" w:rsidR="00C43B18" w:rsidDel="00C43B18" w:rsidRDefault="00C43B18" w:rsidP="00C43B18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del w:id="2443" w:author="Yadi M." w:date="2022-04-11T17:52:00Z"/>
                <w:rFonts w:ascii="Arial" w:hAnsi="Arial" w:cs="Arial"/>
                <w:b/>
                <w:sz w:val="22"/>
                <w:szCs w:val="22"/>
              </w:rPr>
            </w:pPr>
          </w:p>
          <w:p w14:paraId="09555097" w14:textId="77777777" w:rsidR="00C43B18" w:rsidRDefault="00C43B18" w:rsidP="00C43B18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ins w:id="2444" w:author="Yadi M." w:date="2022-04-11T17:53:00Z"/>
                <w:rFonts w:ascii="Arial" w:hAnsi="Arial" w:cs="Arial"/>
                <w:b/>
                <w:sz w:val="22"/>
                <w:szCs w:val="22"/>
              </w:rPr>
            </w:pPr>
          </w:p>
          <w:p w14:paraId="1071C0E4" w14:textId="34A2C910" w:rsidR="00C43B18" w:rsidRPr="00C43B18" w:rsidDel="005A3F08" w:rsidRDefault="00C43B18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ins w:id="2445" w:author="Auditor Interno" w:date="2019-10-10T16:49:00Z"/>
                <w:del w:id="2446" w:author="Yadi M." w:date="2022-04-11T17:52:00Z"/>
                <w:rFonts w:ascii="Arial" w:hAnsi="Arial" w:cs="Arial"/>
                <w:b/>
                <w:rPrChange w:id="2447" w:author="Yadi M." w:date="2022-04-11T17:54:00Z">
                  <w:rPr>
                    <w:ins w:id="2448" w:author="Auditor Interno" w:date="2019-10-10T16:49:00Z"/>
                    <w:del w:id="2449" w:author="Yadi M." w:date="2022-04-11T17:52:00Z"/>
                    <w:rFonts w:ascii="Arial" w:hAnsi="Arial" w:cs="Arial"/>
                    <w:b/>
                    <w:sz w:val="22"/>
                    <w:szCs w:val="22"/>
                  </w:rPr>
                </w:rPrChange>
              </w:rPr>
            </w:pPr>
            <w:ins w:id="2450" w:author="Yadi M." w:date="2022-04-11T17:54:00Z">
              <w:r w:rsidRPr="00C43B18">
                <w:rPr>
                  <w:rFonts w:ascii="Arial" w:hAnsi="Arial" w:cs="Arial"/>
                  <w:b/>
                  <w:rPrChange w:id="2451" w:author="Yadi M." w:date="2022-04-11T17:54:00Z">
                    <w:rPr>
                      <w:rFonts w:ascii="Arial" w:hAnsi="Arial" w:cs="Arial"/>
                      <w:b/>
                      <w:sz w:val="22"/>
                      <w:szCs w:val="22"/>
                    </w:rPr>
                  </w:rPrChange>
                </w:rPr>
                <w:t>CONSEJO DE VIGILANCIA</w:t>
              </w:r>
            </w:ins>
          </w:p>
          <w:p w14:paraId="736C3901" w14:textId="1382F1B1" w:rsidR="00C43B18" w:rsidRPr="00745097" w:rsidRDefault="00C43B18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ins w:id="2452" w:author="Auditor Interno" w:date="2019-01-02T13:32:00Z"/>
                <w:rFonts w:ascii="Arial" w:hAnsi="Arial" w:cs="Arial"/>
                <w:sz w:val="22"/>
                <w:szCs w:val="22"/>
                <w:lang w:eastAsia="es-MX"/>
              </w:rPr>
            </w:pPr>
            <w:ins w:id="2453" w:author="Auditor Interno" w:date="2019-01-02T13:32:00Z">
              <w:del w:id="2454" w:author="Yadi M." w:date="2022-04-11T17:52:00Z">
                <w:r w:rsidRPr="0011201B" w:rsidDel="005A3F08">
                  <w:rPr>
                    <w:rFonts w:ascii="Arial" w:hAnsi="Arial" w:cs="Arial"/>
                    <w:b/>
                    <w:szCs w:val="22"/>
                    <w:rPrChange w:id="2455" w:author="Auditor Interno" w:date="2019-10-10T16:49:00Z">
                      <w:rPr>
                        <w:rFonts w:ascii="Arial" w:hAnsi="Arial" w:cs="Arial"/>
                        <w:b/>
                        <w:sz w:val="22"/>
                        <w:szCs w:val="22"/>
                      </w:rPr>
                    </w:rPrChange>
                  </w:rPr>
                  <w:delText>CONSEJO DE VIGILANCIA</w:delText>
                </w:r>
              </w:del>
            </w:ins>
          </w:p>
        </w:tc>
      </w:tr>
      <w:tr w:rsidR="00C43B18" w:rsidRPr="00745097" w14:paraId="37A7B2C6" w14:textId="77777777" w:rsidTr="009D3037">
        <w:trPr>
          <w:trHeight w:val="291"/>
          <w:ins w:id="2456" w:author="Auditor Interno" w:date="2019-01-02T13:32:00Z"/>
          <w:trPrChange w:id="2457" w:author="Yadi M." w:date="2023-01-19T10:43:00Z">
            <w:trPr>
              <w:trHeight w:val="291"/>
            </w:trPr>
          </w:trPrChange>
        </w:trPr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  <w:tcPrChange w:id="2458" w:author="Yadi M." w:date="2023-01-19T10:43:00Z">
              <w:tcPr>
                <w:tcW w:w="1606" w:type="dxa"/>
                <w:tcBorders>
                  <w:top w:val="nil"/>
                  <w:left w:val="nil"/>
                  <w:bottom w:val="nil"/>
                  <w:right w:val="nil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14:paraId="6FEB97CC" w14:textId="77777777" w:rsidR="00C43B18" w:rsidRPr="00745097" w:rsidRDefault="00C43B18" w:rsidP="00C43B18">
            <w:pPr>
              <w:widowControl w:val="0"/>
              <w:autoSpaceDE w:val="0"/>
              <w:autoSpaceDN w:val="0"/>
              <w:jc w:val="both"/>
              <w:rPr>
                <w:ins w:id="2459" w:author="Auditor Interno" w:date="2019-01-02T13:32:00Z"/>
                <w:rFonts w:ascii="Arial" w:eastAsia="Arial" w:hAnsi="Arial" w:cs="Arial"/>
                <w:sz w:val="22"/>
                <w:szCs w:val="22"/>
                <w:lang w:eastAsia="es-MX" w:bidi="es-ES"/>
              </w:rPr>
            </w:pPr>
          </w:p>
        </w:tc>
        <w:tc>
          <w:tcPr>
            <w:tcW w:w="28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  <w:tcPrChange w:id="2460" w:author="Yadi M." w:date="2023-01-19T10:43:00Z">
              <w:tcPr>
                <w:tcW w:w="2890" w:type="dxa"/>
                <w:tcBorders>
                  <w:top w:val="nil"/>
                  <w:left w:val="nil"/>
                  <w:bottom w:val="nil"/>
                  <w:right w:val="nil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14:paraId="3C2B7388" w14:textId="77777777" w:rsidR="00C43B18" w:rsidRPr="00745097" w:rsidRDefault="00C43B18" w:rsidP="00C43B18">
            <w:pPr>
              <w:widowControl w:val="0"/>
              <w:autoSpaceDE w:val="0"/>
              <w:autoSpaceDN w:val="0"/>
              <w:jc w:val="both"/>
              <w:rPr>
                <w:ins w:id="2461" w:author="Auditor Interno" w:date="2019-01-02T13:32:00Z"/>
                <w:rFonts w:ascii="Arial" w:eastAsia="Arial" w:hAnsi="Arial" w:cs="Arial"/>
                <w:sz w:val="22"/>
                <w:szCs w:val="22"/>
                <w:lang w:eastAsia="es-MX" w:bidi="es-ES"/>
              </w:rPr>
            </w:pPr>
          </w:p>
        </w:tc>
        <w:tc>
          <w:tcPr>
            <w:tcW w:w="3001" w:type="dxa"/>
            <w:gridSpan w:val="2"/>
            <w:tcBorders>
              <w:top w:val="nil"/>
              <w:left w:val="nil"/>
              <w:bottom w:val="nil"/>
              <w:right w:val="nil"/>
            </w:tcBorders>
            <w:tcPrChange w:id="2462" w:author="Yadi M." w:date="2023-01-19T10:43:00Z">
              <w:tcPr>
                <w:tcW w:w="2569" w:type="dxa"/>
                <w:gridSpan w:val="4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69FBFD26" w14:textId="77777777" w:rsidR="00C43B18" w:rsidRPr="00745097" w:rsidRDefault="00C43B18" w:rsidP="00C43B18">
            <w:pPr>
              <w:widowControl w:val="0"/>
              <w:autoSpaceDE w:val="0"/>
              <w:autoSpaceDN w:val="0"/>
              <w:jc w:val="both"/>
              <w:rPr>
                <w:ins w:id="2463" w:author="Auditor Interno" w:date="2019-01-02T13:32:00Z"/>
                <w:rFonts w:ascii="Arial" w:eastAsia="Arial" w:hAnsi="Arial" w:cs="Arial"/>
                <w:sz w:val="22"/>
                <w:szCs w:val="22"/>
                <w:lang w:eastAsia="es-MX" w:bidi="es-ES"/>
              </w:rPr>
            </w:pPr>
          </w:p>
        </w:tc>
        <w:tc>
          <w:tcPr>
            <w:tcW w:w="1585" w:type="dxa"/>
            <w:gridSpan w:val="2"/>
            <w:tcBorders>
              <w:top w:val="nil"/>
              <w:left w:val="nil"/>
              <w:bottom w:val="nil"/>
              <w:right w:val="nil"/>
            </w:tcBorders>
            <w:tcPrChange w:id="2464" w:author="Yadi M." w:date="2023-01-19T10:43:00Z">
              <w:tcPr>
                <w:tcW w:w="1967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032B855B" w14:textId="77777777" w:rsidR="00C43B18" w:rsidRPr="00745097" w:rsidRDefault="00C43B18" w:rsidP="00C43B18">
            <w:pPr>
              <w:widowControl w:val="0"/>
              <w:autoSpaceDE w:val="0"/>
              <w:autoSpaceDN w:val="0"/>
              <w:jc w:val="both"/>
              <w:rPr>
                <w:ins w:id="2465" w:author="Auditor Interno" w:date="2019-01-02T13:32:00Z"/>
                <w:rFonts w:ascii="Arial" w:eastAsia="Arial" w:hAnsi="Arial" w:cs="Arial"/>
                <w:sz w:val="20"/>
                <w:szCs w:val="20"/>
                <w:lang w:eastAsia="es-MX" w:bidi="es-ES"/>
              </w:rPr>
            </w:pPr>
          </w:p>
        </w:tc>
      </w:tr>
      <w:tr w:rsidR="00C43B18" w:rsidRPr="00745097" w14:paraId="32EB6254" w14:textId="77777777" w:rsidTr="009D3037">
        <w:trPr>
          <w:trHeight w:val="291"/>
          <w:ins w:id="2466" w:author="Auditor Interno" w:date="2019-01-02T13:32:00Z"/>
          <w:trPrChange w:id="2467" w:author="Yadi M." w:date="2023-01-19T10:43:00Z">
            <w:trPr>
              <w:trHeight w:val="291"/>
            </w:trPr>
          </w:trPrChange>
        </w:trPr>
        <w:tc>
          <w:tcPr>
            <w:tcW w:w="44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  <w:tcPrChange w:id="2468" w:author="Yadi M." w:date="2023-01-19T10:43:00Z">
              <w:tcPr>
                <w:tcW w:w="4496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000000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14:paraId="3782310C" w14:textId="77777777" w:rsidR="00C43B18" w:rsidRPr="006E337C" w:rsidRDefault="00C43B18" w:rsidP="00C43B18">
            <w:pPr>
              <w:widowControl w:val="0"/>
              <w:autoSpaceDE w:val="0"/>
              <w:autoSpaceDN w:val="0"/>
              <w:jc w:val="center"/>
              <w:rPr>
                <w:ins w:id="2469" w:author="Auditor Interno" w:date="2019-01-02T13:32:00Z"/>
                <w:rFonts w:ascii="Arial" w:eastAsia="Arial" w:hAnsi="Arial" w:cs="Arial"/>
                <w:b/>
                <w:bCs/>
                <w:color w:val="000000"/>
                <w:sz w:val="22"/>
                <w:szCs w:val="22"/>
                <w:lang w:eastAsia="es-MX" w:bidi="es-ES"/>
              </w:rPr>
            </w:pPr>
            <w:ins w:id="2470" w:author="Auditor Interno" w:date="2019-01-02T13:32:00Z">
              <w:r w:rsidRPr="006E337C">
                <w:rPr>
                  <w:rFonts w:ascii="Arial" w:eastAsia="Arial" w:hAnsi="Arial" w:cs="Arial"/>
                  <w:b/>
                  <w:bCs/>
                  <w:color w:val="000000"/>
                  <w:sz w:val="22"/>
                  <w:szCs w:val="22"/>
                  <w:lang w:eastAsia="es-MX" w:bidi="es-ES"/>
                </w:rPr>
                <w:t>NOMBRE</w:t>
              </w:r>
            </w:ins>
          </w:p>
        </w:tc>
        <w:tc>
          <w:tcPr>
            <w:tcW w:w="30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PrChange w:id="2471" w:author="Yadi M." w:date="2023-01-19T10:43:00Z">
              <w:tcPr>
                <w:tcW w:w="2569" w:type="dxa"/>
                <w:gridSpan w:val="4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000000"/>
                </w:tcBorders>
              </w:tcPr>
            </w:tcPrChange>
          </w:tcPr>
          <w:p w14:paraId="18A05F0C" w14:textId="77777777" w:rsidR="00C43B18" w:rsidRPr="00916D87" w:rsidRDefault="00C43B18" w:rsidP="00C43B18">
            <w:pPr>
              <w:widowControl w:val="0"/>
              <w:autoSpaceDE w:val="0"/>
              <w:autoSpaceDN w:val="0"/>
              <w:jc w:val="center"/>
              <w:rPr>
                <w:ins w:id="2472" w:author="Auditor Interno" w:date="2019-01-02T13:32:00Z"/>
                <w:rFonts w:ascii="Arial" w:eastAsia="Arial" w:hAnsi="Arial" w:cs="Arial"/>
                <w:b/>
                <w:bCs/>
                <w:color w:val="000000"/>
                <w:sz w:val="22"/>
                <w:szCs w:val="22"/>
                <w:lang w:eastAsia="es-MX" w:bidi="es-ES"/>
              </w:rPr>
            </w:pPr>
            <w:ins w:id="2473" w:author="Auditor Interno" w:date="2019-01-02T13:32:00Z">
              <w:r w:rsidRPr="00916D87">
                <w:rPr>
                  <w:rFonts w:ascii="Arial" w:eastAsia="Arial" w:hAnsi="Arial" w:cs="Arial"/>
                  <w:b/>
                  <w:bCs/>
                  <w:color w:val="000000"/>
                  <w:sz w:val="22"/>
                  <w:szCs w:val="22"/>
                  <w:lang w:eastAsia="es-MX" w:bidi="es-ES"/>
                </w:rPr>
                <w:t>PUESTO</w:t>
              </w:r>
            </w:ins>
          </w:p>
        </w:tc>
        <w:tc>
          <w:tcPr>
            <w:tcW w:w="15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PrChange w:id="2474" w:author="Yadi M." w:date="2023-01-19T10:43:00Z">
              <w:tcPr>
                <w:tcW w:w="1967" w:type="dxa"/>
                <w:gridSpan w:val="3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000000"/>
                </w:tcBorders>
              </w:tcPr>
            </w:tcPrChange>
          </w:tcPr>
          <w:p w14:paraId="5B6AFFFD" w14:textId="77777777" w:rsidR="00C43B18" w:rsidRPr="00916D87" w:rsidRDefault="00C43B18" w:rsidP="00C43B18">
            <w:pPr>
              <w:widowControl w:val="0"/>
              <w:autoSpaceDE w:val="0"/>
              <w:autoSpaceDN w:val="0"/>
              <w:jc w:val="center"/>
              <w:rPr>
                <w:ins w:id="2475" w:author="Auditor Interno" w:date="2019-01-02T13:32:00Z"/>
                <w:rFonts w:ascii="Arial" w:eastAsia="Arial" w:hAnsi="Arial" w:cs="Arial"/>
                <w:b/>
                <w:bCs/>
                <w:color w:val="000000"/>
                <w:sz w:val="22"/>
                <w:szCs w:val="22"/>
                <w:lang w:eastAsia="es-MX" w:bidi="es-ES"/>
              </w:rPr>
            </w:pPr>
            <w:ins w:id="2476" w:author="Auditor Interno" w:date="2019-01-02T13:32:00Z">
              <w:r w:rsidRPr="00916D87">
                <w:rPr>
                  <w:rFonts w:ascii="Arial" w:eastAsia="Arial" w:hAnsi="Arial" w:cs="Arial"/>
                  <w:b/>
                  <w:bCs/>
                  <w:color w:val="000000"/>
                  <w:sz w:val="22"/>
                  <w:szCs w:val="22"/>
                  <w:lang w:eastAsia="es-MX" w:bidi="es-ES"/>
                </w:rPr>
                <w:t>FIRMA</w:t>
              </w:r>
            </w:ins>
          </w:p>
        </w:tc>
      </w:tr>
      <w:tr w:rsidR="00C43B18" w:rsidRPr="00745097" w14:paraId="47ADA946" w14:textId="77777777" w:rsidTr="009D3037">
        <w:trPr>
          <w:trHeight w:val="394"/>
          <w:ins w:id="2477" w:author="Auditor Interno" w:date="2019-01-02T13:32:00Z"/>
          <w:trPrChange w:id="2478" w:author="Yadi M." w:date="2023-01-19T10:43:00Z">
            <w:trPr>
              <w:gridAfter w:val="0"/>
              <w:trHeight w:val="394"/>
            </w:trPr>
          </w:trPrChange>
        </w:trPr>
        <w:tc>
          <w:tcPr>
            <w:tcW w:w="44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  <w:tcPrChange w:id="2479" w:author="Yadi M." w:date="2023-01-19T10:43:00Z">
              <w:tcPr>
                <w:tcW w:w="4496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000000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14:paraId="0B280D0E" w14:textId="512C4C65" w:rsidR="00C43B18" w:rsidRPr="009D3037" w:rsidRDefault="009D3037" w:rsidP="00C43B18">
            <w:pPr>
              <w:widowControl w:val="0"/>
              <w:autoSpaceDE w:val="0"/>
              <w:autoSpaceDN w:val="0"/>
              <w:jc w:val="both"/>
              <w:rPr>
                <w:ins w:id="2480" w:author="Auditor Interno" w:date="2019-01-02T13:32:00Z"/>
                <w:rFonts w:ascii="Arial" w:eastAsia="Arial" w:hAnsi="Arial" w:cs="Arial"/>
                <w:color w:val="000000"/>
                <w:sz w:val="22"/>
                <w:szCs w:val="22"/>
                <w:lang w:eastAsia="es-MX" w:bidi="es-ES"/>
              </w:rPr>
            </w:pPr>
            <w:ins w:id="2481" w:author="Yadi M." w:date="2023-01-19T10:43:00Z">
              <w:r w:rsidRPr="009D3037">
                <w:rPr>
                  <w:rFonts w:ascii="Arial" w:hAnsi="Arial" w:cs="Arial"/>
                  <w:color w:val="000000"/>
                  <w:sz w:val="22"/>
                  <w:szCs w:val="22"/>
                  <w:lang w:eastAsia="es-MX"/>
                  <w:rPrChange w:id="2482" w:author="Yadi M." w:date="2023-01-19T10:43:00Z">
                    <w:rPr>
                      <w:rFonts w:ascii="Arial" w:hAnsi="Arial" w:cs="Arial"/>
                      <w:color w:val="000000"/>
                      <w:sz w:val="16"/>
                      <w:szCs w:val="16"/>
                      <w:lang w:eastAsia="es-MX"/>
                    </w:rPr>
                  </w:rPrChange>
                </w:rPr>
                <w:t>JULIAN PARTIDA COVARRUBIAS</w:t>
              </w:r>
              <w:r w:rsidRPr="009D3037" w:rsidDel="00714E77">
                <w:rPr>
                  <w:rFonts w:ascii="Arial" w:eastAsia="Arial" w:hAnsi="Arial" w:cs="Arial"/>
                  <w:color w:val="000000"/>
                  <w:sz w:val="22"/>
                  <w:szCs w:val="22"/>
                  <w:lang w:eastAsia="es-MX" w:bidi="es-ES"/>
                </w:rPr>
                <w:t xml:space="preserve"> </w:t>
              </w:r>
            </w:ins>
            <w:ins w:id="2483" w:author="Auditor Interno" w:date="2019-10-22T14:05:00Z">
              <w:del w:id="2484" w:author="Yadi M." w:date="2022-04-11T17:53:00Z">
                <w:r w:rsidR="00C43B18" w:rsidRPr="009D3037" w:rsidDel="00714E77">
                  <w:rPr>
                    <w:rFonts w:ascii="Arial" w:eastAsia="Arial" w:hAnsi="Arial" w:cs="Arial"/>
                    <w:color w:val="000000"/>
                    <w:sz w:val="22"/>
                    <w:szCs w:val="22"/>
                    <w:lang w:eastAsia="es-MX" w:bidi="es-ES"/>
                  </w:rPr>
                  <w:delText>MOHAMMED GONZÁLEZ RODRÍGUEZ</w:delText>
                </w:r>
              </w:del>
            </w:ins>
          </w:p>
        </w:tc>
        <w:tc>
          <w:tcPr>
            <w:tcW w:w="30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tcPrChange w:id="2485" w:author="Yadi M." w:date="2023-01-19T10:43:00Z">
              <w:tcPr>
                <w:tcW w:w="2308" w:type="dxa"/>
                <w:gridSpan w:val="3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000000"/>
                </w:tcBorders>
              </w:tcPr>
            </w:tcPrChange>
          </w:tcPr>
          <w:p w14:paraId="1A899214" w14:textId="5BE0759C" w:rsidR="00C43B18" w:rsidRPr="006E337C" w:rsidDel="00B15844" w:rsidRDefault="00C43B18" w:rsidP="00C43B18">
            <w:pPr>
              <w:widowControl w:val="0"/>
              <w:autoSpaceDE w:val="0"/>
              <w:autoSpaceDN w:val="0"/>
              <w:jc w:val="center"/>
              <w:rPr>
                <w:ins w:id="2486" w:author="Auditor Interno" w:date="2019-01-02T13:32:00Z"/>
                <w:del w:id="2487" w:author="Yadi M." w:date="2022-04-11T17:53:00Z"/>
                <w:rFonts w:ascii="Arial" w:eastAsia="Arial" w:hAnsi="Arial" w:cs="Arial"/>
                <w:color w:val="000000"/>
                <w:sz w:val="22"/>
                <w:szCs w:val="22"/>
                <w:lang w:eastAsia="es-MX" w:bidi="es-ES"/>
              </w:rPr>
            </w:pPr>
            <w:ins w:id="2488" w:author="Yadi M." w:date="2022-04-11T17:53:00Z">
              <w:r w:rsidRPr="00916D87">
                <w:rPr>
                  <w:rFonts w:ascii="Arial" w:hAnsi="Arial" w:cs="Arial"/>
                  <w:color w:val="000000"/>
                  <w:sz w:val="22"/>
                  <w:szCs w:val="22"/>
                  <w:lang w:eastAsia="es-MX"/>
                  <w:rPrChange w:id="2489" w:author="Asus_Generico" w:date="2022-04-13T08:24:00Z">
                    <w:rPr>
                      <w:rFonts w:ascii="Arial" w:hAnsi="Arial" w:cs="Arial"/>
                      <w:color w:val="000000"/>
                      <w:sz w:val="16"/>
                      <w:szCs w:val="16"/>
                      <w:lang w:eastAsia="es-MX"/>
                    </w:rPr>
                  </w:rPrChange>
                </w:rPr>
                <w:t>PRESIDENTE</w:t>
              </w:r>
            </w:ins>
            <w:ins w:id="2490" w:author="Auditor Interno" w:date="2019-01-02T13:32:00Z">
              <w:del w:id="2491" w:author="Yadi M." w:date="2022-04-11T17:53:00Z">
                <w:r w:rsidRPr="006E337C" w:rsidDel="00B15844">
                  <w:rPr>
                    <w:rFonts w:ascii="Arial" w:eastAsia="Arial" w:hAnsi="Arial" w:cs="Arial"/>
                    <w:color w:val="000000"/>
                    <w:sz w:val="22"/>
                    <w:szCs w:val="22"/>
                    <w:lang w:eastAsia="es-MX" w:bidi="es-ES"/>
                  </w:rPr>
                  <w:delText>PRESIDENTE</w:delText>
                </w:r>
              </w:del>
            </w:ins>
          </w:p>
          <w:p w14:paraId="2AB5C163" w14:textId="77777777" w:rsidR="00C43B18" w:rsidRPr="00916D87" w:rsidRDefault="00C43B18" w:rsidP="00C43B18">
            <w:pPr>
              <w:widowControl w:val="0"/>
              <w:autoSpaceDE w:val="0"/>
              <w:autoSpaceDN w:val="0"/>
              <w:jc w:val="center"/>
              <w:rPr>
                <w:ins w:id="2492" w:author="Auditor Interno" w:date="2019-01-02T13:32:00Z"/>
                <w:rFonts w:ascii="Arial" w:eastAsia="Arial" w:hAnsi="Arial" w:cs="Arial"/>
                <w:color w:val="000000"/>
                <w:sz w:val="22"/>
                <w:szCs w:val="22"/>
                <w:lang w:eastAsia="es-MX" w:bidi="es-ES"/>
              </w:rPr>
            </w:pPr>
          </w:p>
        </w:tc>
        <w:tc>
          <w:tcPr>
            <w:tcW w:w="15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PrChange w:id="2493" w:author="Yadi M." w:date="2023-01-19T10:43:00Z">
              <w:tcPr>
                <w:tcW w:w="2228" w:type="dxa"/>
                <w:gridSpan w:val="3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000000"/>
                </w:tcBorders>
              </w:tcPr>
            </w:tcPrChange>
          </w:tcPr>
          <w:p w14:paraId="19C8CEAE" w14:textId="77777777" w:rsidR="00C43B18" w:rsidRPr="00916D87" w:rsidRDefault="00C43B18" w:rsidP="00C43B18">
            <w:pPr>
              <w:widowControl w:val="0"/>
              <w:autoSpaceDE w:val="0"/>
              <w:autoSpaceDN w:val="0"/>
              <w:jc w:val="both"/>
              <w:rPr>
                <w:ins w:id="2494" w:author="Auditor Interno" w:date="2019-01-02T13:32:00Z"/>
                <w:rFonts w:ascii="Arial" w:eastAsia="Arial" w:hAnsi="Arial" w:cs="Arial"/>
                <w:color w:val="000000"/>
                <w:sz w:val="22"/>
                <w:szCs w:val="22"/>
                <w:lang w:eastAsia="es-MX" w:bidi="es-ES"/>
                <w:rPrChange w:id="2495" w:author="Asus_Generico" w:date="2022-04-13T08:24:00Z">
                  <w:rPr>
                    <w:ins w:id="2496" w:author="Auditor Interno" w:date="2019-01-02T13:32:00Z"/>
                    <w:rFonts w:ascii="Arial Narrow" w:eastAsia="Arial" w:hAnsi="Arial Narrow" w:cs="Calibri"/>
                    <w:color w:val="000000"/>
                    <w:sz w:val="22"/>
                    <w:szCs w:val="22"/>
                    <w:lang w:eastAsia="es-MX" w:bidi="es-ES"/>
                  </w:rPr>
                </w:rPrChange>
              </w:rPr>
            </w:pPr>
          </w:p>
        </w:tc>
      </w:tr>
      <w:tr w:rsidR="00C43B18" w:rsidRPr="00745097" w14:paraId="592C760F" w14:textId="77777777" w:rsidTr="009D3037">
        <w:trPr>
          <w:trHeight w:val="394"/>
          <w:ins w:id="2497" w:author="Auditor Interno" w:date="2019-01-02T13:32:00Z"/>
          <w:trPrChange w:id="2498" w:author="Yadi M." w:date="2023-01-19T10:43:00Z">
            <w:trPr>
              <w:gridAfter w:val="0"/>
              <w:trHeight w:val="394"/>
            </w:trPr>
          </w:trPrChange>
        </w:trPr>
        <w:tc>
          <w:tcPr>
            <w:tcW w:w="44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  <w:tcPrChange w:id="2499" w:author="Yadi M." w:date="2023-01-19T10:43:00Z">
              <w:tcPr>
                <w:tcW w:w="4496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000000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14:paraId="6C43C7E1" w14:textId="2722D074" w:rsidR="00C43B18" w:rsidRPr="009D3037" w:rsidRDefault="00D7036C" w:rsidP="00C43B18">
            <w:pPr>
              <w:widowControl w:val="0"/>
              <w:autoSpaceDE w:val="0"/>
              <w:autoSpaceDN w:val="0"/>
              <w:jc w:val="both"/>
              <w:rPr>
                <w:ins w:id="2500" w:author="Auditor Interno" w:date="2019-01-02T13:32:00Z"/>
                <w:rFonts w:ascii="Arial" w:eastAsia="Arial" w:hAnsi="Arial" w:cs="Arial"/>
                <w:color w:val="000000"/>
                <w:sz w:val="22"/>
                <w:szCs w:val="22"/>
                <w:lang w:eastAsia="es-MX" w:bidi="es-ES"/>
              </w:rPr>
            </w:pPr>
            <w:ins w:id="2501" w:author="GHIA" w:date="2023-09-29T17:08:00Z">
              <w:r>
                <w:rPr>
                  <w:rFonts w:ascii="Arial" w:hAnsi="Arial" w:cs="Arial"/>
                  <w:color w:val="000000"/>
                  <w:sz w:val="22"/>
                  <w:szCs w:val="22"/>
                  <w:lang w:eastAsia="es-MX"/>
                </w:rPr>
                <w:t>MARIA DEL SOCORRO BUENO LOPEZ</w:t>
              </w:r>
            </w:ins>
            <w:ins w:id="2502" w:author="Yadi M." w:date="2022-04-11T17:53:00Z">
              <w:del w:id="2503" w:author="GHIA" w:date="2023-09-29T17:08:00Z">
                <w:r w:rsidR="00C43B18" w:rsidRPr="009D3037" w:rsidDel="00D7036C">
                  <w:rPr>
                    <w:rFonts w:ascii="Arial" w:hAnsi="Arial" w:cs="Arial"/>
                    <w:color w:val="000000"/>
                    <w:sz w:val="22"/>
                    <w:szCs w:val="22"/>
                    <w:lang w:eastAsia="es-MX"/>
                    <w:rPrChange w:id="2504" w:author="Yadi M." w:date="2023-01-19T10:43:00Z">
                      <w:rPr>
                        <w:rFonts w:ascii="Arial" w:hAnsi="Arial" w:cs="Arial"/>
                        <w:color w:val="000000"/>
                        <w:sz w:val="16"/>
                        <w:szCs w:val="16"/>
                        <w:lang w:eastAsia="es-MX"/>
                      </w:rPr>
                    </w:rPrChange>
                  </w:rPr>
                  <w:delText>HERMELINDA ZAMORA PEREZ</w:delText>
                </w:r>
              </w:del>
            </w:ins>
            <w:ins w:id="2505" w:author="Auditor Interno" w:date="2019-01-02T13:32:00Z">
              <w:del w:id="2506" w:author="Yadi M." w:date="2022-04-11T17:53:00Z">
                <w:r w:rsidR="00C43B18" w:rsidRPr="009D3037" w:rsidDel="00714E77">
                  <w:rPr>
                    <w:rFonts w:ascii="Arial" w:eastAsia="Arial" w:hAnsi="Arial" w:cs="Arial"/>
                    <w:color w:val="000000"/>
                    <w:sz w:val="22"/>
                    <w:szCs w:val="22"/>
                    <w:lang w:eastAsia="es-MX" w:bidi="es-ES"/>
                  </w:rPr>
                  <w:delText xml:space="preserve">RODRIGO </w:delText>
                </w:r>
              </w:del>
            </w:ins>
            <w:ins w:id="2507" w:author="Auditor Interno" w:date="2019-09-26T12:05:00Z">
              <w:del w:id="2508" w:author="Yadi M." w:date="2022-04-11T17:53:00Z">
                <w:r w:rsidR="00C43B18" w:rsidRPr="009D3037" w:rsidDel="00714E77">
                  <w:rPr>
                    <w:rFonts w:ascii="Arial" w:eastAsia="Arial" w:hAnsi="Arial" w:cs="Arial"/>
                    <w:color w:val="000000"/>
                    <w:sz w:val="22"/>
                    <w:szCs w:val="22"/>
                    <w:lang w:eastAsia="es-MX" w:bidi="es-ES"/>
                  </w:rPr>
                  <w:delText>NÚÑEZ</w:delText>
                </w:r>
              </w:del>
            </w:ins>
            <w:ins w:id="2509" w:author="Auditor Interno" w:date="2019-01-02T13:32:00Z">
              <w:del w:id="2510" w:author="Yadi M." w:date="2022-04-11T17:53:00Z">
                <w:r w:rsidR="00C43B18" w:rsidRPr="009D3037" w:rsidDel="00714E77">
                  <w:rPr>
                    <w:rFonts w:ascii="Arial" w:eastAsia="Arial" w:hAnsi="Arial" w:cs="Arial"/>
                    <w:color w:val="000000"/>
                    <w:sz w:val="22"/>
                    <w:szCs w:val="22"/>
                    <w:lang w:eastAsia="es-MX" w:bidi="es-ES"/>
                  </w:rPr>
                  <w:delText xml:space="preserve"> GRAXEOLA</w:delText>
                </w:r>
              </w:del>
            </w:ins>
          </w:p>
        </w:tc>
        <w:tc>
          <w:tcPr>
            <w:tcW w:w="30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tcPrChange w:id="2511" w:author="Yadi M." w:date="2023-01-19T10:43:00Z">
              <w:tcPr>
                <w:tcW w:w="2308" w:type="dxa"/>
                <w:gridSpan w:val="3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000000"/>
                </w:tcBorders>
              </w:tcPr>
            </w:tcPrChange>
          </w:tcPr>
          <w:p w14:paraId="7F5800B0" w14:textId="00A152CE" w:rsidR="00C43B18" w:rsidRPr="006E337C" w:rsidDel="00B15844" w:rsidRDefault="00C43B18" w:rsidP="00C43B18">
            <w:pPr>
              <w:widowControl w:val="0"/>
              <w:autoSpaceDE w:val="0"/>
              <w:autoSpaceDN w:val="0"/>
              <w:jc w:val="center"/>
              <w:rPr>
                <w:ins w:id="2512" w:author="Auditor Interno" w:date="2019-01-02T13:32:00Z"/>
                <w:del w:id="2513" w:author="Yadi M." w:date="2022-04-11T17:53:00Z"/>
                <w:rFonts w:ascii="Arial" w:eastAsia="Arial" w:hAnsi="Arial" w:cs="Arial"/>
                <w:color w:val="000000"/>
                <w:sz w:val="22"/>
                <w:szCs w:val="22"/>
                <w:lang w:eastAsia="es-MX" w:bidi="es-ES"/>
              </w:rPr>
            </w:pPr>
            <w:ins w:id="2514" w:author="Yadi M." w:date="2022-04-11T17:53:00Z">
              <w:r w:rsidRPr="00916D87">
                <w:rPr>
                  <w:rFonts w:ascii="Arial" w:hAnsi="Arial" w:cs="Arial"/>
                  <w:color w:val="000000"/>
                  <w:sz w:val="22"/>
                  <w:szCs w:val="22"/>
                  <w:lang w:eastAsia="es-MX"/>
                  <w:rPrChange w:id="2515" w:author="Asus_Generico" w:date="2022-04-13T08:24:00Z">
                    <w:rPr>
                      <w:rFonts w:ascii="Arial" w:hAnsi="Arial" w:cs="Arial"/>
                      <w:color w:val="000000"/>
                      <w:sz w:val="16"/>
                      <w:szCs w:val="16"/>
                      <w:lang w:eastAsia="es-MX"/>
                    </w:rPr>
                  </w:rPrChange>
                </w:rPr>
                <w:t>SECRETARIO</w:t>
              </w:r>
            </w:ins>
            <w:ins w:id="2516" w:author="Auditor Interno" w:date="2019-01-02T13:32:00Z">
              <w:del w:id="2517" w:author="Yadi M." w:date="2022-04-11T17:53:00Z">
                <w:r w:rsidRPr="006E337C" w:rsidDel="00B15844">
                  <w:rPr>
                    <w:rFonts w:ascii="Arial" w:eastAsia="Arial" w:hAnsi="Arial" w:cs="Arial"/>
                    <w:color w:val="000000"/>
                    <w:sz w:val="22"/>
                    <w:szCs w:val="22"/>
                    <w:lang w:eastAsia="es-MX" w:bidi="es-ES"/>
                  </w:rPr>
                  <w:delText>SECRETARIO</w:delText>
                </w:r>
              </w:del>
            </w:ins>
          </w:p>
          <w:p w14:paraId="6E1F6D2D" w14:textId="77777777" w:rsidR="00C43B18" w:rsidRPr="00916D87" w:rsidRDefault="00C43B18" w:rsidP="00C43B18">
            <w:pPr>
              <w:widowControl w:val="0"/>
              <w:autoSpaceDE w:val="0"/>
              <w:autoSpaceDN w:val="0"/>
              <w:jc w:val="center"/>
              <w:rPr>
                <w:ins w:id="2518" w:author="Auditor Interno" w:date="2019-01-02T13:32:00Z"/>
                <w:rFonts w:ascii="Arial" w:eastAsia="Arial" w:hAnsi="Arial" w:cs="Arial"/>
                <w:color w:val="000000"/>
                <w:sz w:val="22"/>
                <w:szCs w:val="22"/>
                <w:lang w:eastAsia="es-MX" w:bidi="es-ES"/>
              </w:rPr>
            </w:pPr>
          </w:p>
        </w:tc>
        <w:tc>
          <w:tcPr>
            <w:tcW w:w="15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PrChange w:id="2519" w:author="Yadi M." w:date="2023-01-19T10:43:00Z">
              <w:tcPr>
                <w:tcW w:w="2228" w:type="dxa"/>
                <w:gridSpan w:val="3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000000"/>
                </w:tcBorders>
              </w:tcPr>
            </w:tcPrChange>
          </w:tcPr>
          <w:p w14:paraId="46AC4052" w14:textId="77777777" w:rsidR="00C43B18" w:rsidRPr="00916D87" w:rsidRDefault="00C43B18" w:rsidP="00C43B18">
            <w:pPr>
              <w:widowControl w:val="0"/>
              <w:autoSpaceDE w:val="0"/>
              <w:autoSpaceDN w:val="0"/>
              <w:jc w:val="both"/>
              <w:rPr>
                <w:ins w:id="2520" w:author="Auditor Interno" w:date="2019-01-02T13:32:00Z"/>
                <w:rFonts w:ascii="Arial" w:eastAsia="Arial" w:hAnsi="Arial" w:cs="Arial"/>
                <w:color w:val="000000"/>
                <w:sz w:val="22"/>
                <w:szCs w:val="22"/>
                <w:lang w:eastAsia="es-MX" w:bidi="es-ES"/>
                <w:rPrChange w:id="2521" w:author="Asus_Generico" w:date="2022-04-13T08:24:00Z">
                  <w:rPr>
                    <w:ins w:id="2522" w:author="Auditor Interno" w:date="2019-01-02T13:32:00Z"/>
                    <w:rFonts w:ascii="Arial Narrow" w:eastAsia="Arial" w:hAnsi="Arial Narrow" w:cs="Calibri"/>
                    <w:color w:val="000000"/>
                    <w:sz w:val="22"/>
                    <w:szCs w:val="22"/>
                    <w:lang w:eastAsia="es-MX" w:bidi="es-ES"/>
                  </w:rPr>
                </w:rPrChange>
              </w:rPr>
            </w:pPr>
          </w:p>
        </w:tc>
      </w:tr>
      <w:tr w:rsidR="00C43B18" w:rsidRPr="00745097" w14:paraId="2F50B80B" w14:textId="77777777" w:rsidTr="009D3037">
        <w:trPr>
          <w:trHeight w:val="394"/>
          <w:ins w:id="2523" w:author="Auditor Interno" w:date="2019-01-02T13:32:00Z"/>
          <w:trPrChange w:id="2524" w:author="Yadi M." w:date="2023-01-19T10:43:00Z">
            <w:trPr>
              <w:gridAfter w:val="0"/>
              <w:trHeight w:val="394"/>
            </w:trPr>
          </w:trPrChange>
        </w:trPr>
        <w:tc>
          <w:tcPr>
            <w:tcW w:w="44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  <w:tcPrChange w:id="2525" w:author="Yadi M." w:date="2023-01-19T10:43:00Z">
              <w:tcPr>
                <w:tcW w:w="4496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000000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14:paraId="19BA0959" w14:textId="7DA3AB4F" w:rsidR="00C43B18" w:rsidRPr="009D3037" w:rsidRDefault="00D7036C" w:rsidP="00C43B18">
            <w:pPr>
              <w:widowControl w:val="0"/>
              <w:autoSpaceDE w:val="0"/>
              <w:autoSpaceDN w:val="0"/>
              <w:jc w:val="both"/>
              <w:rPr>
                <w:ins w:id="2526" w:author="Auditor Interno" w:date="2019-01-02T13:32:00Z"/>
                <w:rFonts w:ascii="Arial" w:eastAsia="Arial" w:hAnsi="Arial" w:cs="Arial"/>
                <w:color w:val="000000"/>
                <w:sz w:val="22"/>
                <w:szCs w:val="22"/>
                <w:lang w:eastAsia="es-MX" w:bidi="es-ES"/>
              </w:rPr>
            </w:pPr>
            <w:ins w:id="2527" w:author="GHIA" w:date="2023-09-29T17:08:00Z">
              <w:r>
                <w:rPr>
                  <w:rFonts w:ascii="Arial" w:hAnsi="Arial" w:cs="Arial"/>
                  <w:color w:val="000000"/>
                  <w:sz w:val="22"/>
                  <w:szCs w:val="22"/>
                  <w:lang w:eastAsia="es-MX"/>
                </w:rPr>
                <w:t>MARIA JUANA BELTRAN ESTRADA</w:t>
              </w:r>
            </w:ins>
            <w:ins w:id="2528" w:author="Yadi M." w:date="2022-04-11T17:53:00Z">
              <w:del w:id="2529" w:author="GHIA" w:date="2023-09-29T17:08:00Z">
                <w:r w:rsidR="00C43B18" w:rsidRPr="009D3037" w:rsidDel="00D7036C">
                  <w:rPr>
                    <w:rFonts w:ascii="Arial" w:hAnsi="Arial" w:cs="Arial"/>
                    <w:color w:val="000000"/>
                    <w:sz w:val="22"/>
                    <w:szCs w:val="22"/>
                    <w:lang w:eastAsia="es-MX"/>
                    <w:rPrChange w:id="2530" w:author="Yadi M." w:date="2023-01-19T10:43:00Z">
                      <w:rPr>
                        <w:rFonts w:ascii="Arial" w:hAnsi="Arial" w:cs="Arial"/>
                        <w:color w:val="000000"/>
                        <w:sz w:val="16"/>
                        <w:szCs w:val="16"/>
                        <w:lang w:eastAsia="es-MX"/>
                      </w:rPr>
                    </w:rPrChange>
                  </w:rPr>
                  <w:delText>VALERIO SANDOVAL BERNAL</w:delText>
                </w:r>
              </w:del>
            </w:ins>
            <w:ins w:id="2531" w:author="Auditor Interno" w:date="2019-01-02T13:32:00Z">
              <w:del w:id="2532" w:author="Yadi M." w:date="2022-04-11T17:53:00Z">
                <w:r w:rsidR="00C43B18" w:rsidRPr="009D3037" w:rsidDel="00714E77">
                  <w:rPr>
                    <w:rFonts w:ascii="Arial" w:eastAsia="Arial" w:hAnsi="Arial" w:cs="Arial"/>
                    <w:color w:val="000000"/>
                    <w:sz w:val="22"/>
                    <w:szCs w:val="22"/>
                    <w:lang w:eastAsia="es-MX" w:bidi="es-ES"/>
                  </w:rPr>
                  <w:delText xml:space="preserve">BERNARDO MIRAMONTES </w:delText>
                </w:r>
              </w:del>
            </w:ins>
            <w:ins w:id="2533" w:author="Auditor Interno" w:date="2019-09-26T12:05:00Z">
              <w:del w:id="2534" w:author="Yadi M." w:date="2022-04-11T17:53:00Z">
                <w:r w:rsidR="00C43B18" w:rsidRPr="009D3037" w:rsidDel="00714E77">
                  <w:rPr>
                    <w:rFonts w:ascii="Arial" w:eastAsia="Arial" w:hAnsi="Arial" w:cs="Arial"/>
                    <w:color w:val="000000"/>
                    <w:sz w:val="22"/>
                    <w:szCs w:val="22"/>
                    <w:lang w:eastAsia="es-MX" w:bidi="es-ES"/>
                  </w:rPr>
                  <w:delText>LÓPEZ</w:delText>
                </w:r>
              </w:del>
            </w:ins>
          </w:p>
        </w:tc>
        <w:tc>
          <w:tcPr>
            <w:tcW w:w="30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tcPrChange w:id="2535" w:author="Yadi M." w:date="2023-01-19T10:43:00Z">
              <w:tcPr>
                <w:tcW w:w="2308" w:type="dxa"/>
                <w:gridSpan w:val="3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000000"/>
                </w:tcBorders>
              </w:tcPr>
            </w:tcPrChange>
          </w:tcPr>
          <w:p w14:paraId="11056464" w14:textId="354B3793" w:rsidR="00C43B18" w:rsidRPr="006E337C" w:rsidDel="00B15844" w:rsidRDefault="00C43B18" w:rsidP="00C43B18">
            <w:pPr>
              <w:widowControl w:val="0"/>
              <w:autoSpaceDE w:val="0"/>
              <w:autoSpaceDN w:val="0"/>
              <w:jc w:val="center"/>
              <w:rPr>
                <w:ins w:id="2536" w:author="Auditor Interno" w:date="2019-01-02T13:32:00Z"/>
                <w:del w:id="2537" w:author="Yadi M." w:date="2022-04-11T17:53:00Z"/>
                <w:rFonts w:ascii="Arial" w:eastAsia="Arial" w:hAnsi="Arial" w:cs="Arial"/>
                <w:color w:val="000000"/>
                <w:sz w:val="22"/>
                <w:szCs w:val="22"/>
                <w:lang w:eastAsia="es-MX" w:bidi="es-ES"/>
              </w:rPr>
            </w:pPr>
            <w:ins w:id="2538" w:author="Yadi M." w:date="2022-04-11T17:53:00Z">
              <w:r w:rsidRPr="00916D87">
                <w:rPr>
                  <w:rFonts w:ascii="Arial" w:hAnsi="Arial" w:cs="Arial"/>
                  <w:color w:val="000000"/>
                  <w:sz w:val="22"/>
                  <w:szCs w:val="22"/>
                  <w:lang w:eastAsia="es-MX"/>
                  <w:rPrChange w:id="2539" w:author="Asus_Generico" w:date="2022-04-13T08:24:00Z">
                    <w:rPr>
                      <w:rFonts w:ascii="Calibri" w:hAnsi="Calibri" w:cs="Calibri"/>
                      <w:color w:val="000000"/>
                      <w:sz w:val="18"/>
                      <w:szCs w:val="18"/>
                      <w:lang w:eastAsia="es-MX"/>
                    </w:rPr>
                  </w:rPrChange>
                </w:rPr>
                <w:t>PRIMER VOCAL</w:t>
              </w:r>
            </w:ins>
            <w:ins w:id="2540" w:author="Auditor Interno" w:date="2019-01-02T13:32:00Z">
              <w:del w:id="2541" w:author="Yadi M." w:date="2022-04-11T17:53:00Z">
                <w:r w:rsidRPr="006E337C" w:rsidDel="00B15844">
                  <w:rPr>
                    <w:rFonts w:ascii="Arial" w:eastAsia="Arial" w:hAnsi="Arial" w:cs="Arial"/>
                    <w:color w:val="000000"/>
                    <w:sz w:val="22"/>
                    <w:szCs w:val="22"/>
                    <w:lang w:eastAsia="es-MX" w:bidi="es-ES"/>
                  </w:rPr>
                  <w:delText>VOCAL</w:delText>
                </w:r>
              </w:del>
            </w:ins>
          </w:p>
          <w:p w14:paraId="16E907A1" w14:textId="77777777" w:rsidR="00C43B18" w:rsidRPr="00916D87" w:rsidRDefault="00C43B18" w:rsidP="00C43B18">
            <w:pPr>
              <w:widowControl w:val="0"/>
              <w:autoSpaceDE w:val="0"/>
              <w:autoSpaceDN w:val="0"/>
              <w:jc w:val="center"/>
              <w:rPr>
                <w:ins w:id="2542" w:author="Auditor Interno" w:date="2019-01-02T13:32:00Z"/>
                <w:rFonts w:ascii="Arial" w:eastAsia="Arial" w:hAnsi="Arial" w:cs="Arial"/>
                <w:color w:val="000000"/>
                <w:sz w:val="22"/>
                <w:szCs w:val="22"/>
                <w:lang w:eastAsia="es-MX" w:bidi="es-ES"/>
              </w:rPr>
            </w:pPr>
          </w:p>
        </w:tc>
        <w:tc>
          <w:tcPr>
            <w:tcW w:w="15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PrChange w:id="2543" w:author="Yadi M." w:date="2023-01-19T10:43:00Z">
              <w:tcPr>
                <w:tcW w:w="2228" w:type="dxa"/>
                <w:gridSpan w:val="3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000000"/>
                </w:tcBorders>
              </w:tcPr>
            </w:tcPrChange>
          </w:tcPr>
          <w:p w14:paraId="04D660EB" w14:textId="77777777" w:rsidR="00C43B18" w:rsidRPr="00916D87" w:rsidRDefault="00C43B18" w:rsidP="00C43B18">
            <w:pPr>
              <w:widowControl w:val="0"/>
              <w:autoSpaceDE w:val="0"/>
              <w:autoSpaceDN w:val="0"/>
              <w:jc w:val="both"/>
              <w:rPr>
                <w:ins w:id="2544" w:author="Auditor Interno" w:date="2019-01-02T13:32:00Z"/>
                <w:rFonts w:ascii="Arial" w:eastAsia="Arial" w:hAnsi="Arial" w:cs="Arial"/>
                <w:color w:val="000000"/>
                <w:sz w:val="22"/>
                <w:szCs w:val="22"/>
                <w:lang w:eastAsia="es-MX" w:bidi="es-ES"/>
                <w:rPrChange w:id="2545" w:author="Asus_Generico" w:date="2022-04-13T08:24:00Z">
                  <w:rPr>
                    <w:ins w:id="2546" w:author="Auditor Interno" w:date="2019-01-02T13:32:00Z"/>
                    <w:rFonts w:ascii="Arial Narrow" w:eastAsia="Arial" w:hAnsi="Arial Narrow" w:cs="Calibri"/>
                    <w:color w:val="000000"/>
                    <w:sz w:val="22"/>
                    <w:szCs w:val="22"/>
                    <w:lang w:eastAsia="es-MX" w:bidi="es-ES"/>
                  </w:rPr>
                </w:rPrChange>
              </w:rPr>
            </w:pPr>
          </w:p>
        </w:tc>
      </w:tr>
      <w:tr w:rsidR="00C43B18" w:rsidRPr="00745097" w14:paraId="54132364" w14:textId="77777777" w:rsidTr="009D3037">
        <w:trPr>
          <w:trHeight w:val="397"/>
          <w:ins w:id="2547" w:author="Auditor Interno" w:date="2019-10-25T09:43:00Z"/>
          <w:trPrChange w:id="2548" w:author="Yadi M." w:date="2023-01-19T10:43:00Z">
            <w:trPr>
              <w:gridAfter w:val="0"/>
              <w:trHeight w:val="394"/>
            </w:trPr>
          </w:trPrChange>
        </w:trPr>
        <w:tc>
          <w:tcPr>
            <w:tcW w:w="44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tcPrChange w:id="2549" w:author="Yadi M." w:date="2023-01-19T10:43:00Z">
              <w:tcPr>
                <w:tcW w:w="4496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000000"/>
                </w:tcBorders>
                <w:shd w:val="clear" w:color="auto" w:fill="auto"/>
                <w:noWrap/>
                <w:vAlign w:val="bottom"/>
              </w:tcPr>
            </w:tcPrChange>
          </w:tcPr>
          <w:p w14:paraId="58B56E1C" w14:textId="0AEFE63F" w:rsidR="00C43B18" w:rsidRPr="009D3037" w:rsidDel="00714E77" w:rsidRDefault="009D3037" w:rsidP="00C43B18">
            <w:pPr>
              <w:widowControl w:val="0"/>
              <w:autoSpaceDE w:val="0"/>
              <w:autoSpaceDN w:val="0"/>
              <w:jc w:val="both"/>
              <w:rPr>
                <w:ins w:id="2550" w:author="Auditor Interno" w:date="2019-10-25T09:47:00Z"/>
                <w:del w:id="2551" w:author="Yadi M." w:date="2022-04-11T17:53:00Z"/>
                <w:rFonts w:ascii="Arial" w:eastAsia="Arial" w:hAnsi="Arial" w:cs="Arial"/>
                <w:color w:val="000000"/>
                <w:sz w:val="22"/>
                <w:szCs w:val="22"/>
                <w:lang w:eastAsia="es-MX" w:bidi="es-ES"/>
              </w:rPr>
            </w:pPr>
            <w:ins w:id="2552" w:author="Yadi M." w:date="2023-01-19T10:43:00Z">
              <w:r w:rsidRPr="009D3037">
                <w:rPr>
                  <w:rFonts w:ascii="Arial" w:hAnsi="Arial" w:cs="Arial"/>
                  <w:color w:val="000000"/>
                  <w:sz w:val="22"/>
                  <w:szCs w:val="22"/>
                  <w:lang w:eastAsia="es-MX"/>
                  <w:rPrChange w:id="2553" w:author="Yadi M." w:date="2023-01-19T10:43:00Z">
                    <w:rPr>
                      <w:rFonts w:ascii="Arial" w:hAnsi="Arial" w:cs="Arial"/>
                      <w:color w:val="000000"/>
                      <w:sz w:val="16"/>
                      <w:szCs w:val="16"/>
                      <w:lang w:eastAsia="es-MX"/>
                    </w:rPr>
                  </w:rPrChange>
                </w:rPr>
                <w:t>LEOBARDO CORTE</w:t>
              </w:r>
            </w:ins>
            <w:ins w:id="2554" w:author="GHIA" w:date="2023-09-29T17:09:00Z">
              <w:r w:rsidR="00D7036C">
                <w:rPr>
                  <w:rFonts w:ascii="Arial" w:eastAsia="Arial" w:hAnsi="Arial" w:cs="Arial"/>
                  <w:color w:val="000000"/>
                  <w:sz w:val="22"/>
                  <w:szCs w:val="22"/>
                  <w:lang w:eastAsia="es-MX" w:bidi="es-ES"/>
                </w:rPr>
                <w:t>S HERNANDEZ</w:t>
              </w:r>
            </w:ins>
            <w:ins w:id="2555" w:author="Yadi M." w:date="2023-01-19T10:43:00Z">
              <w:del w:id="2556" w:author="GHIA" w:date="2023-09-29T17:09:00Z">
                <w:r w:rsidRPr="009D3037" w:rsidDel="00D7036C">
                  <w:rPr>
                    <w:rFonts w:ascii="Arial" w:hAnsi="Arial" w:cs="Arial"/>
                    <w:color w:val="000000"/>
                    <w:sz w:val="22"/>
                    <w:szCs w:val="22"/>
                    <w:lang w:eastAsia="es-MX"/>
                    <w:rPrChange w:id="2557" w:author="Yadi M." w:date="2023-01-19T10:43:00Z">
                      <w:rPr>
                        <w:rFonts w:ascii="Arial" w:hAnsi="Arial" w:cs="Arial"/>
                        <w:color w:val="000000"/>
                        <w:sz w:val="16"/>
                        <w:szCs w:val="16"/>
                        <w:lang w:eastAsia="es-MX"/>
                      </w:rPr>
                    </w:rPrChange>
                  </w:rPr>
                  <w:delText>Z HERNANDEZ</w:delText>
                </w:r>
                <w:r w:rsidRPr="009D3037" w:rsidDel="00D7036C">
                  <w:rPr>
                    <w:rFonts w:ascii="Arial" w:eastAsia="Arial" w:hAnsi="Arial" w:cs="Arial"/>
                    <w:color w:val="000000"/>
                    <w:sz w:val="22"/>
                    <w:szCs w:val="22"/>
                    <w:lang w:eastAsia="es-MX" w:bidi="es-ES"/>
                  </w:rPr>
                  <w:delText xml:space="preserve"> </w:delText>
                </w:r>
              </w:del>
            </w:ins>
          </w:p>
          <w:p w14:paraId="50404DD1" w14:textId="03E43F7D" w:rsidR="00C43B18" w:rsidRPr="009D3037" w:rsidRDefault="00C43B18" w:rsidP="00C43B18">
            <w:pPr>
              <w:widowControl w:val="0"/>
              <w:autoSpaceDE w:val="0"/>
              <w:autoSpaceDN w:val="0"/>
              <w:jc w:val="both"/>
              <w:rPr>
                <w:ins w:id="2558" w:author="Auditor Interno" w:date="2019-10-25T09:43:00Z"/>
                <w:rFonts w:ascii="Arial" w:eastAsia="Arial" w:hAnsi="Arial" w:cs="Arial"/>
                <w:color w:val="000000"/>
                <w:sz w:val="22"/>
                <w:szCs w:val="22"/>
                <w:lang w:val="es-MX" w:eastAsia="es-MX" w:bidi="es-ES"/>
                <w:rPrChange w:id="2559" w:author="Yadi M." w:date="2023-01-19T10:43:00Z">
                  <w:rPr>
                    <w:ins w:id="2560" w:author="Auditor Interno" w:date="2019-10-25T09:43:00Z"/>
                    <w:rFonts w:ascii="Arial" w:eastAsia="Arial" w:hAnsi="Arial" w:cs="Arial"/>
                    <w:color w:val="000000"/>
                    <w:sz w:val="22"/>
                    <w:szCs w:val="22"/>
                    <w:lang w:eastAsia="es-MX" w:bidi="es-ES"/>
                  </w:rPr>
                </w:rPrChange>
              </w:rPr>
            </w:pPr>
            <w:ins w:id="2561" w:author="Auditor Interno" w:date="2019-10-25T09:44:00Z">
              <w:del w:id="2562" w:author="Yadi M." w:date="2022-04-11T17:53:00Z">
                <w:r w:rsidRPr="009D3037" w:rsidDel="00714E77">
                  <w:rPr>
                    <w:rFonts w:ascii="Arial" w:eastAsia="Arial" w:hAnsi="Arial" w:cs="Arial"/>
                    <w:color w:val="000000"/>
                    <w:sz w:val="22"/>
                    <w:szCs w:val="22"/>
                    <w:lang w:eastAsia="es-MX" w:bidi="es-ES"/>
                  </w:rPr>
                  <w:delText>J. FELIX LLAMAS DE LA O.</w:delText>
                </w:r>
              </w:del>
            </w:ins>
          </w:p>
        </w:tc>
        <w:tc>
          <w:tcPr>
            <w:tcW w:w="30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tcPrChange w:id="2563" w:author="Yadi M." w:date="2023-01-19T10:43:00Z">
              <w:tcPr>
                <w:tcW w:w="2308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000000"/>
                </w:tcBorders>
              </w:tcPr>
            </w:tcPrChange>
          </w:tcPr>
          <w:p w14:paraId="26A6B11D" w14:textId="344F89FF" w:rsidR="00C43B18" w:rsidRPr="006E337C" w:rsidDel="00B15844" w:rsidRDefault="00C43B18" w:rsidP="00C43B18">
            <w:pPr>
              <w:widowControl w:val="0"/>
              <w:autoSpaceDE w:val="0"/>
              <w:autoSpaceDN w:val="0"/>
              <w:jc w:val="center"/>
              <w:rPr>
                <w:ins w:id="2564" w:author="Auditor Interno" w:date="2019-10-25T09:47:00Z"/>
                <w:del w:id="2565" w:author="Yadi M." w:date="2022-04-11T17:53:00Z"/>
                <w:rFonts w:ascii="Arial" w:eastAsia="Arial" w:hAnsi="Arial" w:cs="Arial"/>
                <w:color w:val="000000"/>
                <w:sz w:val="22"/>
                <w:szCs w:val="22"/>
                <w:lang w:val="es-MX" w:eastAsia="es-MX" w:bidi="es-ES"/>
              </w:rPr>
            </w:pPr>
            <w:ins w:id="2566" w:author="Yadi M." w:date="2022-04-11T17:53:00Z">
              <w:r w:rsidRPr="00916D87">
                <w:rPr>
                  <w:rFonts w:ascii="Arial" w:hAnsi="Arial" w:cs="Arial"/>
                  <w:color w:val="000000"/>
                  <w:sz w:val="22"/>
                  <w:szCs w:val="22"/>
                  <w:lang w:eastAsia="es-MX"/>
                  <w:rPrChange w:id="2567" w:author="Asus_Generico" w:date="2022-04-13T08:24:00Z">
                    <w:rPr>
                      <w:rFonts w:ascii="Calibri" w:hAnsi="Calibri" w:cs="Calibri"/>
                      <w:color w:val="000000"/>
                      <w:sz w:val="18"/>
                      <w:szCs w:val="18"/>
                      <w:lang w:eastAsia="es-MX"/>
                    </w:rPr>
                  </w:rPrChange>
                </w:rPr>
                <w:t>SEGUNDO VOCAL</w:t>
              </w:r>
            </w:ins>
          </w:p>
          <w:p w14:paraId="4DF62C8F" w14:textId="0E35782A" w:rsidR="00C43B18" w:rsidRPr="00916D87" w:rsidRDefault="00C43B18" w:rsidP="00C43B18">
            <w:pPr>
              <w:widowControl w:val="0"/>
              <w:autoSpaceDE w:val="0"/>
              <w:autoSpaceDN w:val="0"/>
              <w:jc w:val="center"/>
              <w:rPr>
                <w:ins w:id="2568" w:author="Auditor Interno" w:date="2019-10-25T09:43:00Z"/>
                <w:rFonts w:ascii="Arial" w:eastAsia="Arial" w:hAnsi="Arial" w:cs="Arial"/>
                <w:color w:val="000000"/>
                <w:sz w:val="22"/>
                <w:szCs w:val="22"/>
                <w:lang w:eastAsia="es-MX" w:bidi="es-ES"/>
              </w:rPr>
            </w:pPr>
            <w:ins w:id="2569" w:author="Auditor Interno" w:date="2019-10-25T09:44:00Z">
              <w:del w:id="2570" w:author="Yadi M." w:date="2022-04-11T17:53:00Z">
                <w:r w:rsidRPr="00916D87" w:rsidDel="00B15844">
                  <w:rPr>
                    <w:rFonts w:ascii="Arial" w:eastAsia="Arial" w:hAnsi="Arial" w:cs="Arial"/>
                    <w:color w:val="000000"/>
                    <w:sz w:val="22"/>
                    <w:szCs w:val="22"/>
                    <w:lang w:eastAsia="es-MX" w:bidi="es-ES"/>
                  </w:rPr>
                  <w:delText>SUPLENTE</w:delText>
                </w:r>
              </w:del>
            </w:ins>
          </w:p>
        </w:tc>
        <w:tc>
          <w:tcPr>
            <w:tcW w:w="15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PrChange w:id="2571" w:author="Yadi M." w:date="2023-01-19T10:43:00Z">
              <w:tcPr>
                <w:tcW w:w="2228" w:type="dxa"/>
                <w:gridSpan w:val="4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000000"/>
                </w:tcBorders>
              </w:tcPr>
            </w:tcPrChange>
          </w:tcPr>
          <w:p w14:paraId="7818376C" w14:textId="77777777" w:rsidR="00C43B18" w:rsidRPr="00916D87" w:rsidRDefault="00C43B18" w:rsidP="00C43B18">
            <w:pPr>
              <w:widowControl w:val="0"/>
              <w:autoSpaceDE w:val="0"/>
              <w:autoSpaceDN w:val="0"/>
              <w:jc w:val="both"/>
              <w:rPr>
                <w:ins w:id="2572" w:author="Auditor Interno" w:date="2019-10-25T09:43:00Z"/>
                <w:rFonts w:ascii="Arial" w:eastAsia="Arial" w:hAnsi="Arial" w:cs="Arial"/>
                <w:color w:val="000000"/>
                <w:sz w:val="22"/>
                <w:szCs w:val="22"/>
                <w:lang w:eastAsia="es-MX" w:bidi="es-ES"/>
                <w:rPrChange w:id="2573" w:author="Asus_Generico" w:date="2022-04-13T08:24:00Z">
                  <w:rPr>
                    <w:ins w:id="2574" w:author="Auditor Interno" w:date="2019-10-25T09:43:00Z"/>
                    <w:rFonts w:ascii="Arial Narrow" w:eastAsia="Arial" w:hAnsi="Arial Narrow" w:cs="Calibri"/>
                    <w:color w:val="000000"/>
                    <w:sz w:val="22"/>
                    <w:szCs w:val="22"/>
                    <w:lang w:eastAsia="es-MX" w:bidi="es-ES"/>
                  </w:rPr>
                </w:rPrChange>
              </w:rPr>
            </w:pPr>
          </w:p>
        </w:tc>
      </w:tr>
    </w:tbl>
    <w:p w14:paraId="4F3F245F" w14:textId="1D020B69" w:rsidR="00745097" w:rsidDel="00745097" w:rsidRDefault="00745097" w:rsidP="003616B6">
      <w:pPr>
        <w:pStyle w:val="Sinespaciado"/>
        <w:spacing w:line="360" w:lineRule="auto"/>
        <w:rPr>
          <w:del w:id="2575" w:author="Auditor Interno" w:date="2019-01-02T13:33:00Z"/>
          <w:rFonts w:ascii="Arial" w:hAnsi="Arial" w:cs="Arial"/>
          <w:sz w:val="24"/>
          <w:szCs w:val="24"/>
        </w:rPr>
      </w:pPr>
    </w:p>
    <w:p w14:paraId="5621DC89" w14:textId="727C7716" w:rsidR="003616B6" w:rsidDel="00745097" w:rsidRDefault="003616B6" w:rsidP="003616B6">
      <w:pPr>
        <w:pStyle w:val="Sinespaciado"/>
        <w:spacing w:line="360" w:lineRule="auto"/>
        <w:rPr>
          <w:del w:id="2576" w:author="Auditor Interno" w:date="2019-01-02T13:33:00Z"/>
          <w:rFonts w:ascii="Arial" w:hAnsi="Arial" w:cs="Arial"/>
          <w:sz w:val="24"/>
          <w:szCs w:val="24"/>
        </w:rPr>
      </w:pPr>
    </w:p>
    <w:p w14:paraId="6C1646B6" w14:textId="67E8886E" w:rsidR="003616B6" w:rsidRPr="007343F0" w:rsidDel="00745097" w:rsidRDefault="003616B6" w:rsidP="003616B6">
      <w:pPr>
        <w:pStyle w:val="Sinespaciado"/>
        <w:spacing w:line="360" w:lineRule="auto"/>
        <w:jc w:val="center"/>
        <w:rPr>
          <w:del w:id="2577" w:author="Auditor Interno" w:date="2019-01-02T13:33:00Z"/>
          <w:rFonts w:ascii="Arial" w:hAnsi="Arial" w:cs="Arial"/>
          <w:b/>
          <w:sz w:val="24"/>
          <w:szCs w:val="24"/>
        </w:rPr>
      </w:pPr>
      <w:del w:id="2578" w:author="Auditor Interno" w:date="2019-01-02T13:33:00Z">
        <w:r w:rsidRPr="007343F0" w:rsidDel="00745097">
          <w:rPr>
            <w:rFonts w:ascii="Arial" w:hAnsi="Arial" w:cs="Arial"/>
            <w:b/>
            <w:sz w:val="24"/>
            <w:szCs w:val="24"/>
          </w:rPr>
          <w:delText>CONSEJO DE ADMINISTRACION</w:delText>
        </w:r>
      </w:del>
    </w:p>
    <w:p w14:paraId="2DA3B73E" w14:textId="5EC6E37D" w:rsidR="003616B6" w:rsidRPr="007343F0" w:rsidDel="00745097" w:rsidRDefault="003616B6" w:rsidP="003616B6">
      <w:pPr>
        <w:spacing w:before="120" w:after="120"/>
        <w:jc w:val="both"/>
        <w:rPr>
          <w:del w:id="2579" w:author="Auditor Interno" w:date="2019-01-02T13:33:00Z"/>
          <w:rFonts w:ascii="Arial" w:hAnsi="Arial" w:cs="Arial"/>
          <w:lang w:val="es-MX"/>
        </w:rPr>
      </w:pPr>
    </w:p>
    <w:tbl>
      <w:tblPr>
        <w:tblW w:w="8901" w:type="dxa"/>
        <w:tblInd w:w="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01"/>
        <w:gridCol w:w="2103"/>
        <w:gridCol w:w="864"/>
        <w:gridCol w:w="1566"/>
        <w:gridCol w:w="1401"/>
        <w:gridCol w:w="1566"/>
      </w:tblGrid>
      <w:tr w:rsidR="003616B6" w:rsidRPr="007343F0" w:rsidDel="00745097" w14:paraId="2CE6B342" w14:textId="5519E8AA" w:rsidTr="005279FE">
        <w:trPr>
          <w:gridAfter w:val="1"/>
          <w:wAfter w:w="1566" w:type="dxa"/>
          <w:trHeight w:val="315"/>
          <w:del w:id="2580" w:author="Auditor Interno" w:date="2019-01-02T13:33:00Z"/>
        </w:trPr>
        <w:tc>
          <w:tcPr>
            <w:tcW w:w="14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B99A90" w14:textId="0F121219" w:rsidR="003616B6" w:rsidRPr="007343F0" w:rsidDel="00745097" w:rsidRDefault="003616B6" w:rsidP="005279FE">
            <w:pPr>
              <w:rPr>
                <w:del w:id="2581" w:author="Auditor Interno" w:date="2019-01-02T13:33:00Z"/>
                <w:sz w:val="20"/>
                <w:szCs w:val="20"/>
                <w:lang w:val="es-MX" w:eastAsia="es-MX"/>
              </w:rPr>
            </w:pPr>
          </w:p>
        </w:tc>
        <w:tc>
          <w:tcPr>
            <w:tcW w:w="296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76B8CBB" w14:textId="434CFAD6" w:rsidR="003616B6" w:rsidRPr="007343F0" w:rsidDel="00745097" w:rsidRDefault="003616B6" w:rsidP="005279FE">
            <w:pPr>
              <w:rPr>
                <w:del w:id="2582" w:author="Auditor Interno" w:date="2019-01-02T13:33:00Z"/>
                <w:sz w:val="20"/>
                <w:szCs w:val="20"/>
                <w:lang w:val="es-MX" w:eastAsia="es-MX"/>
              </w:rPr>
            </w:pPr>
          </w:p>
        </w:tc>
        <w:tc>
          <w:tcPr>
            <w:tcW w:w="296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402DD0A" w14:textId="7B3FAE98" w:rsidR="003616B6" w:rsidRPr="007343F0" w:rsidDel="00745097" w:rsidRDefault="003616B6" w:rsidP="005279FE">
            <w:pPr>
              <w:rPr>
                <w:del w:id="2583" w:author="Auditor Interno" w:date="2019-01-02T13:33:00Z"/>
                <w:sz w:val="20"/>
                <w:szCs w:val="20"/>
                <w:lang w:val="es-MX" w:eastAsia="es-MX"/>
              </w:rPr>
            </w:pPr>
          </w:p>
        </w:tc>
      </w:tr>
      <w:tr w:rsidR="003616B6" w:rsidRPr="007343F0" w:rsidDel="00745097" w14:paraId="47A6656A" w14:textId="1A7C8FBF" w:rsidTr="005279FE">
        <w:trPr>
          <w:trHeight w:val="300"/>
          <w:del w:id="2584" w:author="Auditor Interno" w:date="2019-01-02T13:33:00Z"/>
        </w:trPr>
        <w:tc>
          <w:tcPr>
            <w:tcW w:w="35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977B0BD" w14:textId="34BE6EB3" w:rsidR="003616B6" w:rsidRPr="007343F0" w:rsidDel="00745097" w:rsidRDefault="003616B6" w:rsidP="005279FE">
            <w:pPr>
              <w:jc w:val="center"/>
              <w:rPr>
                <w:del w:id="2585" w:author="Auditor Interno" w:date="2019-01-02T13:33:00Z"/>
                <w:rFonts w:ascii="Arial" w:hAnsi="Arial" w:cs="Arial"/>
                <w:b/>
                <w:bCs/>
                <w:color w:val="000000"/>
                <w:lang w:val="es-MX" w:eastAsia="es-MX"/>
              </w:rPr>
            </w:pPr>
            <w:del w:id="2586" w:author="Auditor Interno" w:date="2019-01-02T13:33:00Z">
              <w:r w:rsidRPr="007343F0" w:rsidDel="00745097">
                <w:rPr>
                  <w:rFonts w:ascii="Arial" w:hAnsi="Arial" w:cs="Arial"/>
                  <w:b/>
                  <w:bCs/>
                  <w:color w:val="000000"/>
                  <w:lang w:val="es-MX" w:eastAsia="es-MX"/>
                </w:rPr>
                <w:delText>NOMBRE</w:delText>
              </w:r>
            </w:del>
          </w:p>
        </w:tc>
        <w:tc>
          <w:tcPr>
            <w:tcW w:w="24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14:paraId="6FC3FA41" w14:textId="6D923F10" w:rsidR="003616B6" w:rsidRPr="007343F0" w:rsidDel="00745097" w:rsidRDefault="003616B6" w:rsidP="005279FE">
            <w:pPr>
              <w:jc w:val="center"/>
              <w:rPr>
                <w:del w:id="2587" w:author="Auditor Interno" w:date="2019-01-02T13:33:00Z"/>
                <w:rFonts w:ascii="Arial" w:hAnsi="Arial" w:cs="Arial"/>
                <w:b/>
                <w:bCs/>
                <w:color w:val="000000"/>
                <w:lang w:val="es-MX" w:eastAsia="es-MX"/>
              </w:rPr>
            </w:pPr>
            <w:del w:id="2588" w:author="Auditor Interno" w:date="2019-01-02T13:33:00Z">
              <w:r w:rsidDel="00745097">
                <w:rPr>
                  <w:rFonts w:ascii="Arial" w:hAnsi="Arial" w:cs="Arial"/>
                  <w:b/>
                  <w:bCs/>
                  <w:color w:val="000000"/>
                  <w:lang w:val="es-MX" w:eastAsia="es-MX"/>
                </w:rPr>
                <w:delText>PUESTO</w:delText>
              </w:r>
            </w:del>
          </w:p>
        </w:tc>
        <w:tc>
          <w:tcPr>
            <w:tcW w:w="29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14:paraId="4C648746" w14:textId="35B922E6" w:rsidR="003616B6" w:rsidRPr="007343F0" w:rsidDel="00745097" w:rsidRDefault="003616B6" w:rsidP="005279FE">
            <w:pPr>
              <w:jc w:val="center"/>
              <w:rPr>
                <w:del w:id="2589" w:author="Auditor Interno" w:date="2019-01-02T13:33:00Z"/>
                <w:rFonts w:ascii="Arial" w:hAnsi="Arial" w:cs="Arial"/>
                <w:b/>
                <w:bCs/>
                <w:color w:val="000000"/>
                <w:lang w:val="es-MX" w:eastAsia="es-MX"/>
              </w:rPr>
            </w:pPr>
            <w:del w:id="2590" w:author="Auditor Interno" w:date="2019-01-02T13:33:00Z">
              <w:r w:rsidDel="00745097">
                <w:rPr>
                  <w:rFonts w:ascii="Arial" w:hAnsi="Arial" w:cs="Arial"/>
                  <w:b/>
                  <w:bCs/>
                  <w:color w:val="000000"/>
                  <w:lang w:val="es-MX" w:eastAsia="es-MX"/>
                </w:rPr>
                <w:delText>FIRMA</w:delText>
              </w:r>
            </w:del>
          </w:p>
        </w:tc>
      </w:tr>
      <w:tr w:rsidR="003616B6" w:rsidRPr="007343F0" w:rsidDel="00745097" w14:paraId="0A37A188" w14:textId="2BD79BEF" w:rsidTr="005279FE">
        <w:trPr>
          <w:trHeight w:val="405"/>
          <w:del w:id="2591" w:author="Auditor Interno" w:date="2019-01-02T13:33:00Z"/>
        </w:trPr>
        <w:tc>
          <w:tcPr>
            <w:tcW w:w="35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58D7D4E" w14:textId="121D0E86" w:rsidR="003616B6" w:rsidRPr="007343F0" w:rsidDel="00745097" w:rsidRDefault="003616B6" w:rsidP="005279FE">
            <w:pPr>
              <w:rPr>
                <w:del w:id="2592" w:author="Auditor Interno" w:date="2019-01-02T13:33:00Z"/>
                <w:rFonts w:ascii="Arial Narrow" w:hAnsi="Arial Narrow" w:cs="Calibri"/>
                <w:color w:val="000000"/>
                <w:lang w:val="es-MX" w:eastAsia="es-MX"/>
              </w:rPr>
            </w:pPr>
            <w:del w:id="2593" w:author="Auditor Interno" w:date="2019-01-02T13:33:00Z">
              <w:r w:rsidRPr="007343F0" w:rsidDel="00745097">
                <w:rPr>
                  <w:rFonts w:ascii="Arial Narrow" w:hAnsi="Arial Narrow" w:cs="Calibri"/>
                  <w:color w:val="000000"/>
                  <w:lang w:val="es-MX" w:eastAsia="es-MX"/>
                </w:rPr>
                <w:delText>ESTEFANA AGUIAR RAMOS</w:delText>
              </w:r>
            </w:del>
          </w:p>
        </w:tc>
        <w:tc>
          <w:tcPr>
            <w:tcW w:w="24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14:paraId="300D0575" w14:textId="725B6FFE" w:rsidR="003616B6" w:rsidRPr="007343F0" w:rsidDel="00745097" w:rsidRDefault="003616B6" w:rsidP="005279FE">
            <w:pPr>
              <w:jc w:val="center"/>
              <w:rPr>
                <w:del w:id="2594" w:author="Auditor Interno" w:date="2019-01-02T13:33:00Z"/>
                <w:rFonts w:ascii="Arial Narrow" w:hAnsi="Arial Narrow" w:cs="Calibri"/>
                <w:color w:val="000000"/>
                <w:lang w:val="es-MX" w:eastAsia="es-MX"/>
              </w:rPr>
            </w:pPr>
            <w:del w:id="2595" w:author="Auditor Interno" w:date="2019-01-02T13:33:00Z">
              <w:r w:rsidDel="00745097">
                <w:rPr>
                  <w:rFonts w:ascii="Arial Narrow" w:hAnsi="Arial Narrow" w:cs="Calibri"/>
                  <w:color w:val="000000"/>
                  <w:lang w:val="es-MX" w:eastAsia="es-MX"/>
                </w:rPr>
                <w:delText>PRESIDENTE</w:delText>
              </w:r>
            </w:del>
          </w:p>
        </w:tc>
        <w:tc>
          <w:tcPr>
            <w:tcW w:w="29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14:paraId="7E973776" w14:textId="38E45D2F" w:rsidR="003616B6" w:rsidRPr="007343F0" w:rsidDel="00745097" w:rsidRDefault="003616B6" w:rsidP="005279FE">
            <w:pPr>
              <w:jc w:val="center"/>
              <w:rPr>
                <w:del w:id="2596" w:author="Auditor Interno" w:date="2019-01-02T13:33:00Z"/>
                <w:rFonts w:ascii="Arial Narrow" w:hAnsi="Arial Narrow" w:cs="Calibri"/>
                <w:color w:val="000000"/>
                <w:lang w:val="es-MX" w:eastAsia="es-MX"/>
              </w:rPr>
            </w:pPr>
          </w:p>
        </w:tc>
      </w:tr>
      <w:tr w:rsidR="003616B6" w:rsidRPr="007343F0" w:rsidDel="00745097" w14:paraId="681FCD87" w14:textId="204EFF08" w:rsidTr="005279FE">
        <w:trPr>
          <w:trHeight w:val="405"/>
          <w:del w:id="2597" w:author="Auditor Interno" w:date="2019-01-02T13:33:00Z"/>
        </w:trPr>
        <w:tc>
          <w:tcPr>
            <w:tcW w:w="35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33C9508" w14:textId="6F2495D7" w:rsidR="003616B6" w:rsidRPr="007343F0" w:rsidDel="00745097" w:rsidRDefault="003616B6" w:rsidP="005279FE">
            <w:pPr>
              <w:rPr>
                <w:del w:id="2598" w:author="Auditor Interno" w:date="2019-01-02T13:33:00Z"/>
                <w:rFonts w:ascii="Arial Narrow" w:hAnsi="Arial Narrow" w:cs="Calibri"/>
                <w:color w:val="000000"/>
                <w:lang w:val="es-MX" w:eastAsia="es-MX"/>
              </w:rPr>
            </w:pPr>
            <w:del w:id="2599" w:author="Auditor Interno" w:date="2019-01-02T13:33:00Z">
              <w:r w:rsidRPr="007343F0" w:rsidDel="00745097">
                <w:rPr>
                  <w:rFonts w:ascii="Arial Narrow" w:hAnsi="Arial Narrow" w:cs="Calibri"/>
                  <w:color w:val="000000"/>
                  <w:lang w:val="es-MX" w:eastAsia="es-MX"/>
                </w:rPr>
                <w:delText>GREGORIO RAMIREZ FLORES</w:delText>
              </w:r>
            </w:del>
          </w:p>
        </w:tc>
        <w:tc>
          <w:tcPr>
            <w:tcW w:w="24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14:paraId="162E1758" w14:textId="1DD8882E" w:rsidR="003616B6" w:rsidRPr="007343F0" w:rsidDel="00745097" w:rsidRDefault="003616B6" w:rsidP="005279FE">
            <w:pPr>
              <w:jc w:val="center"/>
              <w:rPr>
                <w:del w:id="2600" w:author="Auditor Interno" w:date="2019-01-02T13:33:00Z"/>
                <w:rFonts w:ascii="Arial Narrow" w:hAnsi="Arial Narrow" w:cs="Calibri"/>
                <w:color w:val="000000"/>
                <w:lang w:val="es-MX" w:eastAsia="es-MX"/>
              </w:rPr>
            </w:pPr>
            <w:del w:id="2601" w:author="Auditor Interno" w:date="2019-01-02T13:33:00Z">
              <w:r w:rsidDel="00745097">
                <w:rPr>
                  <w:rFonts w:ascii="Arial Narrow" w:hAnsi="Arial Narrow" w:cs="Calibri"/>
                  <w:color w:val="000000"/>
                  <w:lang w:val="es-MX" w:eastAsia="es-MX"/>
                </w:rPr>
                <w:delText>VICEPRESIDENTE</w:delText>
              </w:r>
            </w:del>
          </w:p>
        </w:tc>
        <w:tc>
          <w:tcPr>
            <w:tcW w:w="29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14:paraId="014250BB" w14:textId="16ED1518" w:rsidR="003616B6" w:rsidRPr="007343F0" w:rsidDel="00745097" w:rsidRDefault="003616B6" w:rsidP="005279FE">
            <w:pPr>
              <w:jc w:val="center"/>
              <w:rPr>
                <w:del w:id="2602" w:author="Auditor Interno" w:date="2019-01-02T13:33:00Z"/>
                <w:rFonts w:ascii="Arial Narrow" w:hAnsi="Arial Narrow" w:cs="Calibri"/>
                <w:color w:val="000000"/>
                <w:lang w:val="es-MX" w:eastAsia="es-MX"/>
              </w:rPr>
            </w:pPr>
          </w:p>
        </w:tc>
      </w:tr>
      <w:tr w:rsidR="003616B6" w:rsidRPr="007343F0" w:rsidDel="00745097" w14:paraId="7A948AFC" w14:textId="51124AAB" w:rsidTr="005279FE">
        <w:trPr>
          <w:trHeight w:val="405"/>
          <w:del w:id="2603" w:author="Auditor Interno" w:date="2019-01-02T13:33:00Z"/>
        </w:trPr>
        <w:tc>
          <w:tcPr>
            <w:tcW w:w="35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71CABB5" w14:textId="70AF251B" w:rsidR="003616B6" w:rsidRPr="007343F0" w:rsidDel="00745097" w:rsidRDefault="003616B6" w:rsidP="005279FE">
            <w:pPr>
              <w:rPr>
                <w:del w:id="2604" w:author="Auditor Interno" w:date="2019-01-02T13:33:00Z"/>
                <w:rFonts w:ascii="Arial Narrow" w:hAnsi="Arial Narrow" w:cs="Calibri"/>
                <w:color w:val="000000"/>
                <w:lang w:val="es-MX" w:eastAsia="es-MX"/>
              </w:rPr>
            </w:pPr>
            <w:del w:id="2605" w:author="Auditor Interno" w:date="2019-01-02T13:33:00Z">
              <w:r w:rsidRPr="007343F0" w:rsidDel="00745097">
                <w:rPr>
                  <w:rFonts w:ascii="Arial Narrow" w:hAnsi="Arial Narrow" w:cs="Calibri"/>
                  <w:color w:val="000000"/>
                  <w:lang w:val="es-MX" w:eastAsia="es-MX"/>
                </w:rPr>
                <w:delText>FRANCISCO PEREZ CONTRERAS</w:delText>
              </w:r>
            </w:del>
          </w:p>
        </w:tc>
        <w:tc>
          <w:tcPr>
            <w:tcW w:w="24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14:paraId="11F400C5" w14:textId="5AFB4C7D" w:rsidR="003616B6" w:rsidRPr="007343F0" w:rsidDel="00745097" w:rsidRDefault="003616B6" w:rsidP="005279FE">
            <w:pPr>
              <w:jc w:val="center"/>
              <w:rPr>
                <w:del w:id="2606" w:author="Auditor Interno" w:date="2019-01-02T13:33:00Z"/>
                <w:rFonts w:ascii="Arial Narrow" w:hAnsi="Arial Narrow" w:cs="Calibri"/>
                <w:color w:val="000000"/>
                <w:lang w:val="es-MX" w:eastAsia="es-MX"/>
              </w:rPr>
            </w:pPr>
            <w:del w:id="2607" w:author="Auditor Interno" w:date="2019-01-02T13:33:00Z">
              <w:r w:rsidDel="00745097">
                <w:rPr>
                  <w:rFonts w:ascii="Arial Narrow" w:hAnsi="Arial Narrow" w:cs="Calibri"/>
                  <w:color w:val="000000"/>
                  <w:lang w:val="es-MX" w:eastAsia="es-MX"/>
                </w:rPr>
                <w:delText>SECRETARIO</w:delText>
              </w:r>
            </w:del>
          </w:p>
        </w:tc>
        <w:tc>
          <w:tcPr>
            <w:tcW w:w="29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14:paraId="58CE3A04" w14:textId="75B237C4" w:rsidR="003616B6" w:rsidRPr="007343F0" w:rsidDel="00745097" w:rsidRDefault="003616B6" w:rsidP="005279FE">
            <w:pPr>
              <w:jc w:val="center"/>
              <w:rPr>
                <w:del w:id="2608" w:author="Auditor Interno" w:date="2019-01-02T13:33:00Z"/>
                <w:rFonts w:ascii="Arial Narrow" w:hAnsi="Arial Narrow" w:cs="Calibri"/>
                <w:color w:val="000000"/>
                <w:lang w:val="es-MX" w:eastAsia="es-MX"/>
              </w:rPr>
            </w:pPr>
          </w:p>
        </w:tc>
      </w:tr>
      <w:tr w:rsidR="003616B6" w:rsidRPr="007343F0" w:rsidDel="00745097" w14:paraId="206311C1" w14:textId="297AFEE0" w:rsidTr="005279FE">
        <w:trPr>
          <w:trHeight w:val="405"/>
          <w:del w:id="2609" w:author="Auditor Interno" w:date="2019-01-02T13:33:00Z"/>
        </w:trPr>
        <w:tc>
          <w:tcPr>
            <w:tcW w:w="35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FA4D617" w14:textId="0FD4535D" w:rsidR="003616B6" w:rsidRPr="007343F0" w:rsidDel="00745097" w:rsidRDefault="003616B6" w:rsidP="005279FE">
            <w:pPr>
              <w:rPr>
                <w:del w:id="2610" w:author="Auditor Interno" w:date="2019-01-02T13:33:00Z"/>
                <w:rFonts w:ascii="Arial Narrow" w:hAnsi="Arial Narrow" w:cs="Calibri"/>
                <w:color w:val="000000"/>
                <w:lang w:val="es-MX" w:eastAsia="es-MX"/>
              </w:rPr>
            </w:pPr>
            <w:del w:id="2611" w:author="Auditor Interno" w:date="2019-01-02T13:33:00Z">
              <w:r w:rsidRPr="007343F0" w:rsidDel="00745097">
                <w:rPr>
                  <w:rFonts w:ascii="Arial Narrow" w:hAnsi="Arial Narrow" w:cs="Calibri"/>
                  <w:color w:val="000000"/>
                  <w:lang w:val="es-MX" w:eastAsia="es-MX"/>
                </w:rPr>
                <w:delText xml:space="preserve">MIRIAM CRUZ ROJAS </w:delText>
              </w:r>
            </w:del>
          </w:p>
        </w:tc>
        <w:tc>
          <w:tcPr>
            <w:tcW w:w="24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14:paraId="61B60399" w14:textId="070B9A52" w:rsidR="003616B6" w:rsidRPr="007343F0" w:rsidDel="00745097" w:rsidRDefault="003616B6" w:rsidP="005279FE">
            <w:pPr>
              <w:jc w:val="center"/>
              <w:rPr>
                <w:del w:id="2612" w:author="Auditor Interno" w:date="2019-01-02T13:33:00Z"/>
                <w:rFonts w:ascii="Arial Narrow" w:hAnsi="Arial Narrow" w:cs="Calibri"/>
                <w:color w:val="000000"/>
                <w:lang w:val="es-MX" w:eastAsia="es-MX"/>
              </w:rPr>
            </w:pPr>
            <w:del w:id="2613" w:author="Auditor Interno" w:date="2019-01-02T13:33:00Z">
              <w:r w:rsidDel="00745097">
                <w:rPr>
                  <w:rFonts w:ascii="Arial Narrow" w:hAnsi="Arial Narrow" w:cs="Calibri"/>
                  <w:color w:val="000000"/>
                  <w:lang w:val="es-MX" w:eastAsia="es-MX"/>
                </w:rPr>
                <w:delText>VOCAL</w:delText>
              </w:r>
            </w:del>
          </w:p>
        </w:tc>
        <w:tc>
          <w:tcPr>
            <w:tcW w:w="29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14:paraId="1EB4FD38" w14:textId="632BFC4D" w:rsidR="003616B6" w:rsidRPr="007343F0" w:rsidDel="00745097" w:rsidRDefault="003616B6" w:rsidP="005279FE">
            <w:pPr>
              <w:jc w:val="center"/>
              <w:rPr>
                <w:del w:id="2614" w:author="Auditor Interno" w:date="2019-01-02T13:33:00Z"/>
                <w:rFonts w:ascii="Arial Narrow" w:hAnsi="Arial Narrow" w:cs="Calibri"/>
                <w:color w:val="000000"/>
                <w:lang w:val="es-MX" w:eastAsia="es-MX"/>
              </w:rPr>
            </w:pPr>
          </w:p>
        </w:tc>
      </w:tr>
      <w:tr w:rsidR="003616B6" w:rsidRPr="007343F0" w:rsidDel="00745097" w14:paraId="73BA99AF" w14:textId="1CA0F303" w:rsidTr="005279FE">
        <w:trPr>
          <w:trHeight w:val="405"/>
          <w:del w:id="2615" w:author="Auditor Interno" w:date="2019-01-02T13:33:00Z"/>
        </w:trPr>
        <w:tc>
          <w:tcPr>
            <w:tcW w:w="35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3ACECBC" w14:textId="3BE08B36" w:rsidR="003616B6" w:rsidRPr="007343F0" w:rsidDel="00745097" w:rsidRDefault="003616B6" w:rsidP="005279FE">
            <w:pPr>
              <w:rPr>
                <w:del w:id="2616" w:author="Auditor Interno" w:date="2019-01-02T13:33:00Z"/>
                <w:rFonts w:ascii="Arial Narrow" w:hAnsi="Arial Narrow" w:cs="Calibri"/>
                <w:color w:val="000000"/>
                <w:lang w:val="es-MX" w:eastAsia="es-MX"/>
              </w:rPr>
            </w:pPr>
            <w:del w:id="2617" w:author="Auditor Interno" w:date="2019-01-02T13:33:00Z">
              <w:r w:rsidRPr="007343F0" w:rsidDel="00745097">
                <w:rPr>
                  <w:rFonts w:ascii="Arial Narrow" w:hAnsi="Arial Narrow" w:cs="Calibri"/>
                  <w:color w:val="000000"/>
                  <w:lang w:val="es-MX" w:eastAsia="es-MX"/>
                </w:rPr>
                <w:delText>PASCUAL MARIN X</w:delText>
              </w:r>
            </w:del>
          </w:p>
        </w:tc>
        <w:tc>
          <w:tcPr>
            <w:tcW w:w="24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14:paraId="6C02B70B" w14:textId="0A7DA06C" w:rsidR="003616B6" w:rsidRPr="007343F0" w:rsidDel="00745097" w:rsidRDefault="003616B6" w:rsidP="005279FE">
            <w:pPr>
              <w:jc w:val="center"/>
              <w:rPr>
                <w:del w:id="2618" w:author="Auditor Interno" w:date="2019-01-02T13:33:00Z"/>
                <w:rFonts w:ascii="Arial Narrow" w:hAnsi="Arial Narrow" w:cs="Calibri"/>
                <w:color w:val="000000"/>
                <w:lang w:val="es-MX" w:eastAsia="es-MX"/>
              </w:rPr>
            </w:pPr>
            <w:del w:id="2619" w:author="Auditor Interno" w:date="2019-01-02T13:33:00Z">
              <w:r w:rsidDel="00745097">
                <w:rPr>
                  <w:rFonts w:ascii="Arial Narrow" w:hAnsi="Arial Narrow" w:cs="Calibri"/>
                  <w:color w:val="000000"/>
                  <w:lang w:val="es-MX" w:eastAsia="es-MX"/>
                </w:rPr>
                <w:delText>VOCAL</w:delText>
              </w:r>
            </w:del>
          </w:p>
        </w:tc>
        <w:tc>
          <w:tcPr>
            <w:tcW w:w="29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14:paraId="3F351D87" w14:textId="1080148C" w:rsidR="003616B6" w:rsidRPr="007343F0" w:rsidDel="00745097" w:rsidRDefault="003616B6" w:rsidP="005279FE">
            <w:pPr>
              <w:jc w:val="center"/>
              <w:rPr>
                <w:del w:id="2620" w:author="Auditor Interno" w:date="2019-01-02T13:33:00Z"/>
                <w:rFonts w:ascii="Arial Narrow" w:hAnsi="Arial Narrow" w:cs="Calibri"/>
                <w:color w:val="000000"/>
                <w:lang w:val="es-MX" w:eastAsia="es-MX"/>
              </w:rPr>
            </w:pPr>
          </w:p>
        </w:tc>
      </w:tr>
      <w:tr w:rsidR="003616B6" w:rsidRPr="007343F0" w:rsidDel="00745097" w14:paraId="77D2D952" w14:textId="6D1FBDED" w:rsidTr="005279FE">
        <w:trPr>
          <w:trHeight w:val="405"/>
          <w:del w:id="2621" w:author="Auditor Interno" w:date="2019-01-02T13:33:00Z"/>
        </w:trPr>
        <w:tc>
          <w:tcPr>
            <w:tcW w:w="35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8A6C004" w14:textId="7FC00969" w:rsidR="003616B6" w:rsidRPr="007343F0" w:rsidDel="00745097" w:rsidRDefault="003616B6" w:rsidP="005279FE">
            <w:pPr>
              <w:rPr>
                <w:del w:id="2622" w:author="Auditor Interno" w:date="2019-01-02T13:33:00Z"/>
                <w:rFonts w:ascii="Arial Narrow" w:hAnsi="Arial Narrow" w:cs="Calibri"/>
                <w:color w:val="000000"/>
                <w:lang w:val="es-MX" w:eastAsia="es-MX"/>
              </w:rPr>
            </w:pPr>
            <w:del w:id="2623" w:author="Auditor Interno" w:date="2019-01-02T13:33:00Z">
              <w:r w:rsidRPr="007343F0" w:rsidDel="00745097">
                <w:rPr>
                  <w:rFonts w:ascii="Arial Narrow" w:hAnsi="Arial Narrow" w:cs="Calibri"/>
                  <w:color w:val="000000"/>
                  <w:lang w:val="es-MX" w:eastAsia="es-MX"/>
                </w:rPr>
                <w:delText>EVERARDO ESPINOSA MEDINA</w:delText>
              </w:r>
            </w:del>
          </w:p>
        </w:tc>
        <w:tc>
          <w:tcPr>
            <w:tcW w:w="24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14:paraId="10213398" w14:textId="02A2534F" w:rsidR="003616B6" w:rsidRPr="007343F0" w:rsidDel="00745097" w:rsidRDefault="003616B6" w:rsidP="005279FE">
            <w:pPr>
              <w:jc w:val="center"/>
              <w:rPr>
                <w:del w:id="2624" w:author="Auditor Interno" w:date="2019-01-02T13:33:00Z"/>
                <w:rFonts w:ascii="Arial Narrow" w:hAnsi="Arial Narrow" w:cs="Calibri"/>
                <w:color w:val="000000"/>
                <w:lang w:val="es-MX" w:eastAsia="es-MX"/>
              </w:rPr>
            </w:pPr>
            <w:del w:id="2625" w:author="Auditor Interno" w:date="2019-01-02T13:33:00Z">
              <w:r w:rsidDel="00745097">
                <w:rPr>
                  <w:rFonts w:ascii="Arial Narrow" w:hAnsi="Arial Narrow" w:cs="Calibri"/>
                  <w:color w:val="000000"/>
                  <w:lang w:val="es-MX" w:eastAsia="es-MX"/>
                </w:rPr>
                <w:delText>SUPLENTE</w:delText>
              </w:r>
            </w:del>
          </w:p>
        </w:tc>
        <w:tc>
          <w:tcPr>
            <w:tcW w:w="29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14:paraId="64C51566" w14:textId="2862B0A7" w:rsidR="003616B6" w:rsidRPr="007343F0" w:rsidDel="00745097" w:rsidRDefault="003616B6" w:rsidP="005279FE">
            <w:pPr>
              <w:jc w:val="center"/>
              <w:rPr>
                <w:del w:id="2626" w:author="Auditor Interno" w:date="2019-01-02T13:33:00Z"/>
                <w:rFonts w:ascii="Arial Narrow" w:hAnsi="Arial Narrow" w:cs="Calibri"/>
                <w:color w:val="000000"/>
                <w:lang w:val="es-MX" w:eastAsia="es-MX"/>
              </w:rPr>
            </w:pPr>
          </w:p>
        </w:tc>
      </w:tr>
      <w:tr w:rsidR="003616B6" w:rsidRPr="007343F0" w:rsidDel="00745097" w14:paraId="2E82A525" w14:textId="3DBBC4AA" w:rsidTr="005279FE">
        <w:trPr>
          <w:trHeight w:val="405"/>
          <w:del w:id="2627" w:author="Auditor Interno" w:date="2019-01-02T13:33:00Z"/>
        </w:trPr>
        <w:tc>
          <w:tcPr>
            <w:tcW w:w="14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E814E0" w14:textId="75C613F9" w:rsidR="003616B6" w:rsidRPr="007343F0" w:rsidDel="00745097" w:rsidRDefault="003616B6" w:rsidP="005279FE">
            <w:pPr>
              <w:rPr>
                <w:del w:id="2628" w:author="Auditor Interno" w:date="2019-01-02T13:33:00Z"/>
                <w:rFonts w:ascii="Calibri" w:hAnsi="Calibri" w:cs="Calibri"/>
                <w:color w:val="000000"/>
                <w:lang w:val="es-MX" w:eastAsia="es-MX"/>
              </w:rPr>
            </w:pPr>
          </w:p>
        </w:tc>
        <w:tc>
          <w:tcPr>
            <w:tcW w:w="2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75B967" w14:textId="4AF9206E" w:rsidR="003616B6" w:rsidRPr="007343F0" w:rsidDel="00745097" w:rsidRDefault="003616B6" w:rsidP="005279FE">
            <w:pPr>
              <w:jc w:val="center"/>
              <w:rPr>
                <w:del w:id="2629" w:author="Auditor Interno" w:date="2019-01-02T13:33:00Z"/>
                <w:sz w:val="20"/>
                <w:szCs w:val="20"/>
                <w:lang w:val="es-MX" w:eastAsia="es-MX"/>
              </w:rPr>
            </w:pPr>
          </w:p>
        </w:tc>
        <w:tc>
          <w:tcPr>
            <w:tcW w:w="24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4D654EA" w14:textId="525E083B" w:rsidR="00D00336" w:rsidDel="00745097" w:rsidRDefault="00D00336" w:rsidP="005279FE">
            <w:pPr>
              <w:pStyle w:val="Sinespaciado"/>
              <w:spacing w:line="360" w:lineRule="auto"/>
              <w:jc w:val="center"/>
              <w:rPr>
                <w:del w:id="2630" w:author="Auditor Interno" w:date="2019-01-02T13:33:00Z"/>
                <w:rFonts w:ascii="Arial" w:hAnsi="Arial" w:cs="Arial"/>
                <w:b/>
                <w:sz w:val="24"/>
                <w:szCs w:val="24"/>
              </w:rPr>
            </w:pPr>
          </w:p>
          <w:p w14:paraId="37569124" w14:textId="3957428F" w:rsidR="003616B6" w:rsidRPr="007343F0" w:rsidDel="00745097" w:rsidRDefault="003616B6" w:rsidP="005279FE">
            <w:pPr>
              <w:pStyle w:val="Sinespaciado"/>
              <w:spacing w:line="360" w:lineRule="auto"/>
              <w:jc w:val="center"/>
              <w:rPr>
                <w:del w:id="2631" w:author="Auditor Interno" w:date="2019-01-02T13:33:00Z"/>
                <w:rFonts w:ascii="Times New Roman" w:hAnsi="Times New Roman"/>
                <w:sz w:val="20"/>
                <w:szCs w:val="20"/>
                <w:lang w:eastAsia="es-MX"/>
              </w:rPr>
            </w:pPr>
            <w:del w:id="2632" w:author="Auditor Interno" w:date="2019-01-02T13:33:00Z">
              <w:r w:rsidDel="00745097">
                <w:rPr>
                  <w:rFonts w:ascii="Arial" w:hAnsi="Arial" w:cs="Arial"/>
                  <w:b/>
                  <w:sz w:val="24"/>
                  <w:szCs w:val="24"/>
                </w:rPr>
                <w:delText xml:space="preserve">CONSEJO DE </w:delText>
              </w:r>
              <w:r w:rsidRPr="007343F0" w:rsidDel="00745097">
                <w:rPr>
                  <w:rFonts w:ascii="Arial" w:hAnsi="Arial" w:cs="Arial"/>
                  <w:b/>
                  <w:sz w:val="24"/>
                  <w:szCs w:val="24"/>
                </w:rPr>
                <w:delText>VIGILANCIA</w:delText>
              </w:r>
            </w:del>
          </w:p>
        </w:tc>
        <w:tc>
          <w:tcPr>
            <w:tcW w:w="296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F0ADB10" w14:textId="63A14AB4" w:rsidR="003616B6" w:rsidRPr="007343F0" w:rsidDel="00745097" w:rsidRDefault="003616B6" w:rsidP="005279FE">
            <w:pPr>
              <w:jc w:val="center"/>
              <w:rPr>
                <w:del w:id="2633" w:author="Auditor Interno" w:date="2019-01-02T13:33:00Z"/>
                <w:sz w:val="20"/>
                <w:szCs w:val="20"/>
                <w:lang w:val="es-MX" w:eastAsia="es-MX"/>
              </w:rPr>
            </w:pPr>
          </w:p>
        </w:tc>
      </w:tr>
      <w:tr w:rsidR="003616B6" w:rsidRPr="007343F0" w:rsidDel="00745097" w14:paraId="2B6D1F85" w14:textId="48A3A72B" w:rsidTr="005279FE">
        <w:trPr>
          <w:trHeight w:val="300"/>
          <w:del w:id="2634" w:author="Auditor Interno" w:date="2019-01-02T13:33:00Z"/>
        </w:trPr>
        <w:tc>
          <w:tcPr>
            <w:tcW w:w="14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0635FC" w14:textId="67748F76" w:rsidR="003616B6" w:rsidRPr="007343F0" w:rsidDel="00745097" w:rsidRDefault="003616B6" w:rsidP="005279FE">
            <w:pPr>
              <w:rPr>
                <w:del w:id="2635" w:author="Auditor Interno" w:date="2019-01-02T13:33:00Z"/>
                <w:sz w:val="20"/>
                <w:szCs w:val="20"/>
                <w:lang w:val="es-MX" w:eastAsia="es-MX"/>
              </w:rPr>
            </w:pPr>
          </w:p>
        </w:tc>
        <w:tc>
          <w:tcPr>
            <w:tcW w:w="2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51F191" w14:textId="7DB09CAC" w:rsidR="003616B6" w:rsidRPr="007343F0" w:rsidDel="00745097" w:rsidRDefault="003616B6" w:rsidP="005279FE">
            <w:pPr>
              <w:rPr>
                <w:del w:id="2636" w:author="Auditor Interno" w:date="2019-01-02T13:33:00Z"/>
                <w:sz w:val="20"/>
                <w:szCs w:val="20"/>
                <w:lang w:val="es-MX" w:eastAsia="es-MX"/>
              </w:rPr>
            </w:pPr>
          </w:p>
        </w:tc>
        <w:tc>
          <w:tcPr>
            <w:tcW w:w="24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4AD2C87" w14:textId="7B776785" w:rsidR="003616B6" w:rsidRPr="007343F0" w:rsidDel="00745097" w:rsidRDefault="003616B6" w:rsidP="005279FE">
            <w:pPr>
              <w:rPr>
                <w:del w:id="2637" w:author="Auditor Interno" w:date="2019-01-02T13:33:00Z"/>
                <w:sz w:val="20"/>
                <w:szCs w:val="20"/>
                <w:lang w:val="es-MX" w:eastAsia="es-MX"/>
              </w:rPr>
            </w:pPr>
          </w:p>
        </w:tc>
        <w:tc>
          <w:tcPr>
            <w:tcW w:w="296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292239D" w14:textId="2ECB4F08" w:rsidR="003616B6" w:rsidRPr="007343F0" w:rsidDel="00745097" w:rsidRDefault="003616B6" w:rsidP="005279FE">
            <w:pPr>
              <w:rPr>
                <w:del w:id="2638" w:author="Auditor Interno" w:date="2019-01-02T13:33:00Z"/>
                <w:sz w:val="20"/>
                <w:szCs w:val="20"/>
                <w:lang w:val="es-MX" w:eastAsia="es-MX"/>
              </w:rPr>
            </w:pPr>
          </w:p>
        </w:tc>
      </w:tr>
      <w:tr w:rsidR="003616B6" w:rsidRPr="007343F0" w:rsidDel="00745097" w14:paraId="0915BC37" w14:textId="103BB457" w:rsidTr="005279FE">
        <w:trPr>
          <w:trHeight w:val="300"/>
          <w:del w:id="2639" w:author="Auditor Interno" w:date="2019-01-02T13:33:00Z"/>
        </w:trPr>
        <w:tc>
          <w:tcPr>
            <w:tcW w:w="35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45EF0DC" w14:textId="433F70B4" w:rsidR="003616B6" w:rsidRPr="007343F0" w:rsidDel="00745097" w:rsidRDefault="003616B6" w:rsidP="005279FE">
            <w:pPr>
              <w:jc w:val="center"/>
              <w:rPr>
                <w:del w:id="2640" w:author="Auditor Interno" w:date="2019-01-02T13:33:00Z"/>
                <w:rFonts w:ascii="Arial" w:hAnsi="Arial" w:cs="Arial"/>
                <w:b/>
                <w:bCs/>
                <w:color w:val="000000"/>
                <w:lang w:val="es-MX" w:eastAsia="es-MX"/>
              </w:rPr>
            </w:pPr>
            <w:del w:id="2641" w:author="Auditor Interno" w:date="2019-01-02T13:33:00Z">
              <w:r w:rsidRPr="007343F0" w:rsidDel="00745097">
                <w:rPr>
                  <w:rFonts w:ascii="Arial" w:hAnsi="Arial" w:cs="Arial"/>
                  <w:b/>
                  <w:bCs/>
                  <w:color w:val="000000"/>
                  <w:lang w:val="es-MX" w:eastAsia="es-MX"/>
                </w:rPr>
                <w:delText>NOMBRE</w:delText>
              </w:r>
            </w:del>
          </w:p>
        </w:tc>
        <w:tc>
          <w:tcPr>
            <w:tcW w:w="24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14:paraId="194ADC99" w14:textId="1175C19B" w:rsidR="003616B6" w:rsidRPr="007343F0" w:rsidDel="00745097" w:rsidRDefault="003616B6" w:rsidP="005279FE">
            <w:pPr>
              <w:jc w:val="center"/>
              <w:rPr>
                <w:del w:id="2642" w:author="Auditor Interno" w:date="2019-01-02T13:33:00Z"/>
                <w:rFonts w:ascii="Arial" w:hAnsi="Arial" w:cs="Arial"/>
                <w:b/>
                <w:bCs/>
                <w:color w:val="000000"/>
                <w:lang w:val="es-MX" w:eastAsia="es-MX"/>
              </w:rPr>
            </w:pPr>
            <w:del w:id="2643" w:author="Auditor Interno" w:date="2019-01-02T13:33:00Z">
              <w:r w:rsidDel="00745097">
                <w:rPr>
                  <w:rFonts w:ascii="Arial" w:hAnsi="Arial" w:cs="Arial"/>
                  <w:b/>
                  <w:bCs/>
                  <w:color w:val="000000"/>
                  <w:lang w:val="es-MX" w:eastAsia="es-MX"/>
                </w:rPr>
                <w:delText>PUESTO</w:delText>
              </w:r>
            </w:del>
          </w:p>
        </w:tc>
        <w:tc>
          <w:tcPr>
            <w:tcW w:w="29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14:paraId="67FDA7A8" w14:textId="6F439F1B" w:rsidR="003616B6" w:rsidRPr="007343F0" w:rsidDel="00745097" w:rsidRDefault="003616B6" w:rsidP="005279FE">
            <w:pPr>
              <w:jc w:val="center"/>
              <w:rPr>
                <w:del w:id="2644" w:author="Auditor Interno" w:date="2019-01-02T13:33:00Z"/>
                <w:rFonts w:ascii="Arial" w:hAnsi="Arial" w:cs="Arial"/>
                <w:b/>
                <w:bCs/>
                <w:color w:val="000000"/>
                <w:lang w:val="es-MX" w:eastAsia="es-MX"/>
              </w:rPr>
            </w:pPr>
            <w:del w:id="2645" w:author="Auditor Interno" w:date="2019-01-02T13:33:00Z">
              <w:r w:rsidDel="00745097">
                <w:rPr>
                  <w:rFonts w:ascii="Arial" w:hAnsi="Arial" w:cs="Arial"/>
                  <w:b/>
                  <w:bCs/>
                  <w:color w:val="000000"/>
                  <w:lang w:val="es-MX" w:eastAsia="es-MX"/>
                </w:rPr>
                <w:delText>FIRMA</w:delText>
              </w:r>
            </w:del>
          </w:p>
        </w:tc>
      </w:tr>
      <w:tr w:rsidR="003616B6" w:rsidRPr="007343F0" w:rsidDel="00745097" w14:paraId="6BAF57D3" w14:textId="69F6BB75" w:rsidTr="005279FE">
        <w:trPr>
          <w:trHeight w:val="405"/>
          <w:del w:id="2646" w:author="Auditor Interno" w:date="2019-01-02T13:33:00Z"/>
        </w:trPr>
        <w:tc>
          <w:tcPr>
            <w:tcW w:w="35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1E237D7" w14:textId="64F3EC06" w:rsidR="003616B6" w:rsidRPr="007343F0" w:rsidDel="00745097" w:rsidRDefault="003616B6" w:rsidP="005279FE">
            <w:pPr>
              <w:jc w:val="center"/>
              <w:rPr>
                <w:del w:id="2647" w:author="Auditor Interno" w:date="2019-01-02T13:33:00Z"/>
                <w:rFonts w:ascii="Arial Narrow" w:hAnsi="Arial Narrow" w:cs="Calibri"/>
                <w:color w:val="000000"/>
                <w:lang w:val="es-MX" w:eastAsia="es-MX"/>
              </w:rPr>
            </w:pPr>
            <w:del w:id="2648" w:author="Auditor Interno" w:date="2019-01-02T13:33:00Z">
              <w:r w:rsidRPr="007343F0" w:rsidDel="00745097">
                <w:rPr>
                  <w:rFonts w:ascii="Arial Narrow" w:hAnsi="Arial Narrow" w:cs="Calibri"/>
                  <w:color w:val="000000"/>
                  <w:lang w:val="es-MX" w:eastAsia="es-MX"/>
                </w:rPr>
                <w:delText>ELIAS DE LA CRUZ MARTINEZ</w:delText>
              </w:r>
            </w:del>
          </w:p>
        </w:tc>
        <w:tc>
          <w:tcPr>
            <w:tcW w:w="24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14:paraId="7E84ECDF" w14:textId="66F355FC" w:rsidR="003616B6" w:rsidRPr="007343F0" w:rsidDel="00745097" w:rsidRDefault="003616B6" w:rsidP="005279FE">
            <w:pPr>
              <w:jc w:val="center"/>
              <w:rPr>
                <w:del w:id="2649" w:author="Auditor Interno" w:date="2019-01-02T13:33:00Z"/>
                <w:rFonts w:ascii="Arial Narrow" w:hAnsi="Arial Narrow" w:cs="Calibri"/>
                <w:color w:val="000000"/>
                <w:lang w:val="es-MX" w:eastAsia="es-MX"/>
              </w:rPr>
            </w:pPr>
            <w:del w:id="2650" w:author="Auditor Interno" w:date="2019-01-02T13:33:00Z">
              <w:r w:rsidDel="00745097">
                <w:rPr>
                  <w:rFonts w:ascii="Arial Narrow" w:hAnsi="Arial Narrow" w:cs="Calibri"/>
                  <w:color w:val="000000"/>
                  <w:lang w:val="es-MX" w:eastAsia="es-MX"/>
                </w:rPr>
                <w:delText>PRESIDENTE</w:delText>
              </w:r>
            </w:del>
          </w:p>
        </w:tc>
        <w:tc>
          <w:tcPr>
            <w:tcW w:w="29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14:paraId="4C8028F0" w14:textId="20369B76" w:rsidR="003616B6" w:rsidRPr="007343F0" w:rsidDel="00745097" w:rsidRDefault="003616B6" w:rsidP="005279FE">
            <w:pPr>
              <w:jc w:val="center"/>
              <w:rPr>
                <w:del w:id="2651" w:author="Auditor Interno" w:date="2019-01-02T13:33:00Z"/>
                <w:rFonts w:ascii="Arial Narrow" w:hAnsi="Arial Narrow" w:cs="Calibri"/>
                <w:color w:val="000000"/>
                <w:lang w:val="es-MX" w:eastAsia="es-MX"/>
              </w:rPr>
            </w:pPr>
          </w:p>
        </w:tc>
      </w:tr>
      <w:tr w:rsidR="003616B6" w:rsidRPr="007343F0" w:rsidDel="00745097" w14:paraId="562D2C4B" w14:textId="052DF21E" w:rsidTr="005279FE">
        <w:trPr>
          <w:trHeight w:val="405"/>
          <w:del w:id="2652" w:author="Auditor Interno" w:date="2019-01-02T13:33:00Z"/>
        </w:trPr>
        <w:tc>
          <w:tcPr>
            <w:tcW w:w="35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0C93549" w14:textId="2B51BDB2" w:rsidR="003616B6" w:rsidRPr="007343F0" w:rsidDel="00745097" w:rsidRDefault="00644427" w:rsidP="005279FE">
            <w:pPr>
              <w:jc w:val="center"/>
              <w:rPr>
                <w:del w:id="2653" w:author="Auditor Interno" w:date="2019-01-02T13:33:00Z"/>
                <w:rFonts w:ascii="Arial Narrow" w:hAnsi="Arial Narrow" w:cs="Calibri"/>
                <w:color w:val="000000"/>
                <w:lang w:val="es-MX" w:eastAsia="es-MX"/>
              </w:rPr>
            </w:pPr>
            <w:del w:id="2654" w:author="Auditor Interno" w:date="2019-01-02T13:33:00Z">
              <w:r w:rsidDel="00745097">
                <w:rPr>
                  <w:rFonts w:ascii="Arial Narrow" w:hAnsi="Arial Narrow" w:cs="Calibri"/>
                  <w:color w:val="000000"/>
                  <w:lang w:val="es-MX" w:eastAsia="es-MX"/>
                </w:rPr>
                <w:delText>RODRIGO NUÑEZ GRAX</w:delText>
              </w:r>
              <w:r w:rsidR="003616B6" w:rsidRPr="007343F0" w:rsidDel="00745097">
                <w:rPr>
                  <w:rFonts w:ascii="Arial Narrow" w:hAnsi="Arial Narrow" w:cs="Calibri"/>
                  <w:color w:val="000000"/>
                  <w:lang w:val="es-MX" w:eastAsia="es-MX"/>
                </w:rPr>
                <w:delText>EOLA</w:delText>
              </w:r>
            </w:del>
          </w:p>
        </w:tc>
        <w:tc>
          <w:tcPr>
            <w:tcW w:w="24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14:paraId="020E0046" w14:textId="30B80BD8" w:rsidR="003616B6" w:rsidRPr="007343F0" w:rsidDel="00745097" w:rsidRDefault="003616B6" w:rsidP="005279FE">
            <w:pPr>
              <w:jc w:val="center"/>
              <w:rPr>
                <w:del w:id="2655" w:author="Auditor Interno" w:date="2019-01-02T13:33:00Z"/>
                <w:rFonts w:ascii="Arial Narrow" w:hAnsi="Arial Narrow" w:cs="Calibri"/>
                <w:color w:val="000000"/>
                <w:lang w:val="es-MX" w:eastAsia="es-MX"/>
              </w:rPr>
            </w:pPr>
            <w:del w:id="2656" w:author="Auditor Interno" w:date="2019-01-02T13:33:00Z">
              <w:r w:rsidDel="00745097">
                <w:rPr>
                  <w:rFonts w:ascii="Arial Narrow" w:hAnsi="Arial Narrow" w:cs="Calibri"/>
                  <w:color w:val="000000"/>
                  <w:lang w:val="es-MX" w:eastAsia="es-MX"/>
                </w:rPr>
                <w:delText>SECRETARIO</w:delText>
              </w:r>
            </w:del>
          </w:p>
        </w:tc>
        <w:tc>
          <w:tcPr>
            <w:tcW w:w="29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14:paraId="6E2D2D3B" w14:textId="1FAB2EC5" w:rsidR="003616B6" w:rsidRPr="007343F0" w:rsidDel="00745097" w:rsidRDefault="003616B6" w:rsidP="005279FE">
            <w:pPr>
              <w:jc w:val="center"/>
              <w:rPr>
                <w:del w:id="2657" w:author="Auditor Interno" w:date="2019-01-02T13:33:00Z"/>
                <w:rFonts w:ascii="Arial Narrow" w:hAnsi="Arial Narrow" w:cs="Calibri"/>
                <w:color w:val="000000"/>
                <w:lang w:val="es-MX" w:eastAsia="es-MX"/>
              </w:rPr>
            </w:pPr>
          </w:p>
        </w:tc>
      </w:tr>
      <w:tr w:rsidR="003616B6" w:rsidRPr="007343F0" w:rsidDel="00745097" w14:paraId="4BBDFB9F" w14:textId="2A9216A7" w:rsidTr="005279FE">
        <w:trPr>
          <w:trHeight w:val="405"/>
          <w:del w:id="2658" w:author="Auditor Interno" w:date="2019-01-02T13:33:00Z"/>
        </w:trPr>
        <w:tc>
          <w:tcPr>
            <w:tcW w:w="35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E090D65" w14:textId="09DC5108" w:rsidR="003616B6" w:rsidRPr="007343F0" w:rsidDel="00745097" w:rsidRDefault="003616B6" w:rsidP="005279FE">
            <w:pPr>
              <w:jc w:val="center"/>
              <w:rPr>
                <w:del w:id="2659" w:author="Auditor Interno" w:date="2019-01-02T13:33:00Z"/>
                <w:rFonts w:ascii="Arial Narrow" w:hAnsi="Arial Narrow" w:cs="Calibri"/>
                <w:color w:val="000000"/>
                <w:lang w:val="es-MX" w:eastAsia="es-MX"/>
              </w:rPr>
            </w:pPr>
            <w:del w:id="2660" w:author="Auditor Interno" w:date="2019-01-02T13:33:00Z">
              <w:r w:rsidRPr="007343F0" w:rsidDel="00745097">
                <w:rPr>
                  <w:rFonts w:ascii="Arial Narrow" w:hAnsi="Arial Narrow" w:cs="Calibri"/>
                  <w:color w:val="000000"/>
                  <w:lang w:val="es-MX" w:eastAsia="es-MX"/>
                </w:rPr>
                <w:delText>BERNARDO MIRAMONTES LOPEZ</w:delText>
              </w:r>
            </w:del>
          </w:p>
        </w:tc>
        <w:tc>
          <w:tcPr>
            <w:tcW w:w="24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14:paraId="5C538E7E" w14:textId="54A461CE" w:rsidR="003616B6" w:rsidRPr="007343F0" w:rsidDel="00745097" w:rsidRDefault="003616B6" w:rsidP="005279FE">
            <w:pPr>
              <w:jc w:val="center"/>
              <w:rPr>
                <w:del w:id="2661" w:author="Auditor Interno" w:date="2019-01-02T13:33:00Z"/>
                <w:rFonts w:ascii="Arial Narrow" w:hAnsi="Arial Narrow" w:cs="Calibri"/>
                <w:color w:val="000000"/>
                <w:lang w:val="es-MX" w:eastAsia="es-MX"/>
              </w:rPr>
            </w:pPr>
            <w:del w:id="2662" w:author="Auditor Interno" w:date="2019-01-02T13:33:00Z">
              <w:r w:rsidDel="00745097">
                <w:rPr>
                  <w:rFonts w:ascii="Arial Narrow" w:hAnsi="Arial Narrow" w:cs="Calibri"/>
                  <w:color w:val="000000"/>
                  <w:lang w:val="es-MX" w:eastAsia="es-MX"/>
                </w:rPr>
                <w:delText>VOCAL</w:delText>
              </w:r>
            </w:del>
          </w:p>
        </w:tc>
        <w:tc>
          <w:tcPr>
            <w:tcW w:w="29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14:paraId="0C8E5776" w14:textId="41490D5A" w:rsidR="003616B6" w:rsidRPr="007343F0" w:rsidDel="00745097" w:rsidRDefault="003616B6" w:rsidP="005279FE">
            <w:pPr>
              <w:jc w:val="center"/>
              <w:rPr>
                <w:del w:id="2663" w:author="Auditor Interno" w:date="2019-01-02T13:33:00Z"/>
                <w:rFonts w:ascii="Arial Narrow" w:hAnsi="Arial Narrow" w:cs="Calibri"/>
                <w:color w:val="000000"/>
                <w:lang w:val="es-MX" w:eastAsia="es-MX"/>
              </w:rPr>
            </w:pPr>
          </w:p>
        </w:tc>
      </w:tr>
      <w:tr w:rsidR="003616B6" w:rsidRPr="007343F0" w:rsidDel="00745097" w14:paraId="65EB320D" w14:textId="7B07E656" w:rsidTr="005279FE">
        <w:trPr>
          <w:trHeight w:val="405"/>
          <w:del w:id="2664" w:author="Auditor Interno" w:date="2019-01-02T13:33:00Z"/>
        </w:trPr>
        <w:tc>
          <w:tcPr>
            <w:tcW w:w="35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26ACD9D" w14:textId="3A67548A" w:rsidR="003616B6" w:rsidRPr="007343F0" w:rsidDel="00745097" w:rsidRDefault="003616B6" w:rsidP="005279FE">
            <w:pPr>
              <w:jc w:val="center"/>
              <w:rPr>
                <w:del w:id="2665" w:author="Auditor Interno" w:date="2019-01-02T13:33:00Z"/>
                <w:rFonts w:ascii="Arial Narrow" w:hAnsi="Arial Narrow" w:cs="Calibri"/>
                <w:color w:val="000000"/>
                <w:lang w:val="es-MX" w:eastAsia="es-MX"/>
              </w:rPr>
            </w:pPr>
            <w:del w:id="2666" w:author="Auditor Interno" w:date="2019-01-02T13:33:00Z">
              <w:r w:rsidRPr="007343F0" w:rsidDel="00745097">
                <w:rPr>
                  <w:rFonts w:ascii="Arial Narrow" w:hAnsi="Arial Narrow" w:cs="Calibri"/>
                  <w:color w:val="000000"/>
                  <w:lang w:val="es-MX" w:eastAsia="es-MX"/>
                </w:rPr>
                <w:delText>SILVIA DELGADO RUIZ</w:delText>
              </w:r>
            </w:del>
          </w:p>
        </w:tc>
        <w:tc>
          <w:tcPr>
            <w:tcW w:w="24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14:paraId="665EEB7B" w14:textId="400DC6F3" w:rsidR="003616B6" w:rsidRPr="007343F0" w:rsidDel="00745097" w:rsidRDefault="003616B6" w:rsidP="005279FE">
            <w:pPr>
              <w:jc w:val="center"/>
              <w:rPr>
                <w:del w:id="2667" w:author="Auditor Interno" w:date="2019-01-02T13:33:00Z"/>
                <w:rFonts w:ascii="Arial Narrow" w:hAnsi="Arial Narrow" w:cs="Calibri"/>
                <w:color w:val="000000"/>
                <w:lang w:val="es-MX" w:eastAsia="es-MX"/>
              </w:rPr>
            </w:pPr>
            <w:del w:id="2668" w:author="Auditor Interno" w:date="2019-01-02T13:33:00Z">
              <w:r w:rsidDel="00745097">
                <w:rPr>
                  <w:rFonts w:ascii="Arial Narrow" w:hAnsi="Arial Narrow" w:cs="Calibri"/>
                  <w:color w:val="000000"/>
                  <w:lang w:val="es-MX" w:eastAsia="es-MX"/>
                </w:rPr>
                <w:delText>SUPLENTE</w:delText>
              </w:r>
            </w:del>
          </w:p>
        </w:tc>
        <w:tc>
          <w:tcPr>
            <w:tcW w:w="29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14:paraId="627CB9A7" w14:textId="6B962B4C" w:rsidR="003616B6" w:rsidRPr="007343F0" w:rsidDel="00745097" w:rsidRDefault="003616B6" w:rsidP="005279FE">
            <w:pPr>
              <w:jc w:val="center"/>
              <w:rPr>
                <w:del w:id="2669" w:author="Auditor Interno" w:date="2019-01-02T13:33:00Z"/>
                <w:rFonts w:ascii="Arial Narrow" w:hAnsi="Arial Narrow" w:cs="Calibri"/>
                <w:color w:val="000000"/>
                <w:lang w:val="es-MX" w:eastAsia="es-MX"/>
              </w:rPr>
            </w:pPr>
          </w:p>
        </w:tc>
      </w:tr>
    </w:tbl>
    <w:p w14:paraId="0AEC1CA1" w14:textId="77777777" w:rsidR="003616B6" w:rsidRPr="009E60D6" w:rsidRDefault="003616B6" w:rsidP="003616B6">
      <w:pPr>
        <w:spacing w:before="120" w:after="120"/>
        <w:jc w:val="both"/>
        <w:rPr>
          <w:rFonts w:ascii="Arial" w:hAnsi="Arial" w:cs="Arial"/>
          <w:lang w:val="es-MX"/>
        </w:rPr>
      </w:pPr>
    </w:p>
    <w:p w14:paraId="422A53E1" w14:textId="77777777" w:rsidR="003616B6" w:rsidRPr="00A37C43" w:rsidRDefault="003616B6" w:rsidP="00EE454C">
      <w:pPr>
        <w:rPr>
          <w:rFonts w:ascii="Tahoma" w:hAnsi="Tahoma" w:cs="Tahoma"/>
          <w:lang w:val="es-ES_tradnl"/>
        </w:rPr>
      </w:pPr>
    </w:p>
    <w:sectPr w:rsidR="003616B6" w:rsidRPr="00A37C43" w:rsidSect="00EE454C">
      <w:headerReference w:type="default" r:id="rId14"/>
      <w:footerReference w:type="default" r:id="rId15"/>
      <w:pgSz w:w="12240" w:h="15840"/>
      <w:pgMar w:top="1418" w:right="1418" w:bottom="1418" w:left="1701" w:header="720" w:footer="720" w:gutter="284"/>
      <w:pgBorders w:display="notFirstPage" w:offsetFrom="page">
        <w:top w:val="single" w:sz="6" w:space="24" w:color="002060"/>
        <w:left w:val="single" w:sz="6" w:space="24" w:color="002060"/>
        <w:bottom w:val="single" w:sz="6" w:space="24" w:color="002060"/>
        <w:right w:val="single" w:sz="6" w:space="24" w:color="002060"/>
      </w:pgBorders>
      <w:cols w:space="720"/>
      <w:noEndnote/>
      <w:titlePg/>
      <w:docGrid w:linePitch="326"/>
    </w:sectPr>
  </w:body>
</w:document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56BC37D2" w16cid:durableId="1F1D2AF1"/>
  <w16cid:commentId w16cid:paraId="3E62D928" w16cid:durableId="1F1D2CBD"/>
  <w16cid:commentId w16cid:paraId="414596C3" w16cid:durableId="1F1D2F8F"/>
  <w16cid:commentId w16cid:paraId="1ED150FE" w16cid:durableId="1F1D31A1"/>
  <w16cid:commentId w16cid:paraId="043475E8" w16cid:durableId="1F1D3454"/>
  <w16cid:commentId w16cid:paraId="7860CE7B" w16cid:durableId="1F1D358A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7FFCCA0" w14:textId="77777777" w:rsidR="00FC4BB6" w:rsidRDefault="00FC4BB6">
      <w:r>
        <w:separator/>
      </w:r>
    </w:p>
  </w:endnote>
  <w:endnote w:type="continuationSeparator" w:id="0">
    <w:p w14:paraId="03CDAE9D" w14:textId="77777777" w:rsidR="00FC4BB6" w:rsidRDefault="00FC4B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-Bold">
    <w:altName w:val="Tahom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nk Free">
    <w:panose1 w:val="03080402000500000000"/>
    <w:charset w:val="00"/>
    <w:family w:val="script"/>
    <w:pitch w:val="variable"/>
    <w:sig w:usb0="8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990F764" w14:textId="77777777" w:rsidR="00BA4F88" w:rsidRDefault="00BA4F88" w:rsidP="007470A4">
    <w:pPr>
      <w:pStyle w:val="Piedepgina"/>
      <w:jc w:val="center"/>
    </w:pPr>
    <w:r>
      <w:rPr>
        <w:rStyle w:val="Nmerodepgina"/>
      </w:rPr>
      <w:fldChar w:fldCharType="begin"/>
    </w:r>
    <w:r>
      <w:rPr>
        <w:rStyle w:val="Nmerodepgina"/>
      </w:rPr>
      <w:instrText xml:space="preserve"> PAGE </w:instrText>
    </w:r>
    <w:r>
      <w:rPr>
        <w:rStyle w:val="Nmerodepgina"/>
      </w:rPr>
      <w:fldChar w:fldCharType="separate"/>
    </w:r>
    <w:r w:rsidR="00D7036C">
      <w:rPr>
        <w:rStyle w:val="Nmerodepgina"/>
        <w:noProof/>
      </w:rPr>
      <w:t>15</w:t>
    </w:r>
    <w:r>
      <w:rPr>
        <w:rStyle w:val="Nmerodepgina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2377A96" w14:textId="77777777" w:rsidR="00FC4BB6" w:rsidRDefault="00FC4BB6">
      <w:r>
        <w:separator/>
      </w:r>
    </w:p>
  </w:footnote>
  <w:footnote w:type="continuationSeparator" w:id="0">
    <w:p w14:paraId="4052422B" w14:textId="77777777" w:rsidR="00FC4BB6" w:rsidRDefault="00FC4BB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Normal"/>
      <w:tblW w:w="0" w:type="auto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1E0" w:firstRow="1" w:lastRow="1" w:firstColumn="1" w:lastColumn="1" w:noHBand="0" w:noVBand="0"/>
    </w:tblPr>
    <w:tblGrid>
      <w:gridCol w:w="1332"/>
      <w:gridCol w:w="1114"/>
      <w:gridCol w:w="1667"/>
      <w:gridCol w:w="2588"/>
      <w:gridCol w:w="2639"/>
    </w:tblGrid>
    <w:tr w:rsidR="00BA4F88" w14:paraId="1DC9ACF9" w14:textId="77777777" w:rsidTr="00FE7901">
      <w:trPr>
        <w:trHeight w:val="205"/>
        <w:ins w:id="2670" w:author="Auditor Interno" w:date="2019-01-02T13:24:00Z"/>
      </w:trPr>
      <w:tc>
        <w:tcPr>
          <w:tcW w:w="1332" w:type="dxa"/>
          <w:vMerge w:val="restart"/>
        </w:tcPr>
        <w:p w14:paraId="0232D805" w14:textId="77777777" w:rsidR="00BA4F88" w:rsidRDefault="00BA4F88" w:rsidP="00745097">
          <w:pPr>
            <w:pStyle w:val="TableParagraph"/>
            <w:spacing w:before="8"/>
            <w:ind w:left="0"/>
            <w:rPr>
              <w:ins w:id="2671" w:author="Auditor Interno" w:date="2019-01-02T13:24:00Z"/>
              <w:rFonts w:ascii="Times New Roman"/>
              <w:sz w:val="2"/>
            </w:rPr>
          </w:pPr>
        </w:p>
        <w:p w14:paraId="7395EF43" w14:textId="77777777" w:rsidR="00BA4F88" w:rsidRDefault="00BA4F88" w:rsidP="00745097">
          <w:pPr>
            <w:pStyle w:val="TableParagraph"/>
            <w:ind w:left="31"/>
            <w:rPr>
              <w:ins w:id="2672" w:author="Auditor Interno" w:date="2019-01-02T13:24:00Z"/>
              <w:rFonts w:ascii="Times New Roman"/>
              <w:sz w:val="20"/>
            </w:rPr>
          </w:pPr>
          <w:ins w:id="2673" w:author="Auditor Interno" w:date="2019-01-02T13:24:00Z">
            <w:r>
              <w:rPr>
                <w:rFonts w:ascii="Times New Roman"/>
                <w:noProof/>
                <w:sz w:val="20"/>
                <w:lang w:eastAsia="es-MX"/>
              </w:rPr>
              <w:drawing>
                <wp:inline distT="0" distB="0" distL="0" distR="0" wp14:anchorId="3EB4BCC7" wp14:editId="36BB06E5">
                  <wp:extent cx="784860" cy="514350"/>
                  <wp:effectExtent l="0" t="0" r="0" b="0"/>
                  <wp:docPr id="6" name="image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jpeg"/>
                          <pic:cNvPicPr/>
                        </pic:nvPicPr>
                        <pic:blipFill>
                          <a:blip r:embed="rId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4860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ins>
        </w:p>
      </w:tc>
      <w:tc>
        <w:tcPr>
          <w:tcW w:w="8008" w:type="dxa"/>
          <w:gridSpan w:val="4"/>
        </w:tcPr>
        <w:p w14:paraId="5A08C711" w14:textId="77777777" w:rsidR="00BA4F88" w:rsidRDefault="00BA4F88" w:rsidP="00745097">
          <w:pPr>
            <w:pStyle w:val="TableParagraph"/>
            <w:spacing w:line="186" w:lineRule="exact"/>
            <w:ind w:left="2222"/>
            <w:rPr>
              <w:ins w:id="2674" w:author="Auditor Interno" w:date="2019-01-02T13:24:00Z"/>
              <w:b/>
              <w:sz w:val="18"/>
            </w:rPr>
          </w:pPr>
          <w:ins w:id="2675" w:author="Auditor Interno" w:date="2019-01-02T13:24:00Z">
            <w:r>
              <w:rPr>
                <w:b/>
                <w:sz w:val="18"/>
              </w:rPr>
              <w:t>CAJA TEPIC S.C. DE A.P. DE R.L. DE C.V.</w:t>
            </w:r>
          </w:ins>
        </w:p>
      </w:tc>
    </w:tr>
    <w:tr w:rsidR="00BA4F88" w14:paraId="619BE5BA" w14:textId="77777777" w:rsidTr="00FE7901">
      <w:trPr>
        <w:trHeight w:val="184"/>
        <w:ins w:id="2676" w:author="Auditor Interno" w:date="2019-01-02T13:24:00Z"/>
      </w:trPr>
      <w:tc>
        <w:tcPr>
          <w:tcW w:w="1332" w:type="dxa"/>
          <w:vMerge/>
          <w:tcBorders>
            <w:top w:val="nil"/>
          </w:tcBorders>
        </w:tcPr>
        <w:p w14:paraId="5CFD7F1B" w14:textId="77777777" w:rsidR="00BA4F88" w:rsidRDefault="00BA4F88" w:rsidP="00745097">
          <w:pPr>
            <w:rPr>
              <w:ins w:id="2677" w:author="Auditor Interno" w:date="2019-01-02T13:24:00Z"/>
              <w:sz w:val="2"/>
              <w:szCs w:val="2"/>
            </w:rPr>
          </w:pPr>
        </w:p>
      </w:tc>
      <w:tc>
        <w:tcPr>
          <w:tcW w:w="8008" w:type="dxa"/>
          <w:gridSpan w:val="4"/>
        </w:tcPr>
        <w:p w14:paraId="040226EC" w14:textId="5AFD4F5F" w:rsidR="00BA4F88" w:rsidRDefault="00BA4F88">
          <w:pPr>
            <w:pStyle w:val="TableParagraph"/>
            <w:spacing w:line="164" w:lineRule="exact"/>
            <w:ind w:left="3002" w:right="2998"/>
            <w:rPr>
              <w:ins w:id="2678" w:author="Auditor Interno" w:date="2019-01-02T13:24:00Z"/>
              <w:b/>
              <w:sz w:val="16"/>
            </w:rPr>
            <w:pPrChange w:id="2679" w:author="Auditor Interno" w:date="2019-01-02T13:24:00Z">
              <w:pPr>
                <w:pStyle w:val="TableParagraph"/>
                <w:spacing w:line="164" w:lineRule="exact"/>
                <w:ind w:left="3002" w:right="2998"/>
                <w:jc w:val="center"/>
              </w:pPr>
            </w:pPrChange>
          </w:pPr>
          <w:ins w:id="2680" w:author="Auditor Interno" w:date="2019-09-26T11:56:00Z">
            <w:r>
              <w:rPr>
                <w:b/>
                <w:sz w:val="16"/>
              </w:rPr>
              <w:t>POLÍTICAS</w:t>
            </w:r>
          </w:ins>
          <w:ins w:id="2681" w:author="Auditor Interno" w:date="2019-01-02T13:24:00Z">
            <w:r>
              <w:rPr>
                <w:b/>
                <w:sz w:val="16"/>
              </w:rPr>
              <w:t xml:space="preserve"> DE GASTOS </w:t>
            </w:r>
          </w:ins>
        </w:p>
      </w:tc>
    </w:tr>
    <w:tr w:rsidR="00BA4F88" w14:paraId="2C8301F5" w14:textId="77777777" w:rsidTr="00FE7901">
      <w:trPr>
        <w:trHeight w:val="184"/>
        <w:ins w:id="2682" w:author="Auditor Interno" w:date="2019-01-02T13:24:00Z"/>
      </w:trPr>
      <w:tc>
        <w:tcPr>
          <w:tcW w:w="1332" w:type="dxa"/>
          <w:vMerge/>
          <w:tcBorders>
            <w:top w:val="nil"/>
          </w:tcBorders>
        </w:tcPr>
        <w:p w14:paraId="34C9010A" w14:textId="77777777" w:rsidR="00BA4F88" w:rsidRDefault="00BA4F88" w:rsidP="00745097">
          <w:pPr>
            <w:rPr>
              <w:ins w:id="2683" w:author="Auditor Interno" w:date="2019-01-02T13:24:00Z"/>
              <w:sz w:val="2"/>
              <w:szCs w:val="2"/>
            </w:rPr>
          </w:pPr>
        </w:p>
      </w:tc>
      <w:tc>
        <w:tcPr>
          <w:tcW w:w="1114" w:type="dxa"/>
        </w:tcPr>
        <w:p w14:paraId="1E39A8C3" w14:textId="77777777" w:rsidR="00BA4F88" w:rsidRDefault="00BA4F88" w:rsidP="00745097">
          <w:pPr>
            <w:pStyle w:val="TableParagraph"/>
            <w:spacing w:line="164" w:lineRule="exact"/>
            <w:ind w:left="242" w:right="234"/>
            <w:jc w:val="center"/>
            <w:rPr>
              <w:ins w:id="2684" w:author="Auditor Interno" w:date="2019-01-02T13:24:00Z"/>
              <w:b/>
              <w:sz w:val="16"/>
            </w:rPr>
          </w:pPr>
          <w:ins w:id="2685" w:author="Auditor Interno" w:date="2019-01-02T13:24:00Z">
            <w:r>
              <w:rPr>
                <w:b/>
                <w:sz w:val="16"/>
              </w:rPr>
              <w:t>Versión</w:t>
            </w:r>
          </w:ins>
        </w:p>
      </w:tc>
      <w:tc>
        <w:tcPr>
          <w:tcW w:w="1667" w:type="dxa"/>
        </w:tcPr>
        <w:p w14:paraId="250C094C" w14:textId="77777777" w:rsidR="00BA4F88" w:rsidRDefault="00BA4F88" w:rsidP="00745097">
          <w:pPr>
            <w:pStyle w:val="TableParagraph"/>
            <w:spacing w:line="164" w:lineRule="exact"/>
            <w:ind w:left="333" w:right="323"/>
            <w:jc w:val="center"/>
            <w:rPr>
              <w:ins w:id="2686" w:author="Auditor Interno" w:date="2019-01-02T13:24:00Z"/>
              <w:b/>
              <w:sz w:val="16"/>
            </w:rPr>
          </w:pPr>
          <w:ins w:id="2687" w:author="Auditor Interno" w:date="2019-01-02T13:24:00Z">
            <w:r>
              <w:rPr>
                <w:b/>
                <w:sz w:val="16"/>
              </w:rPr>
              <w:t>Codificación</w:t>
            </w:r>
          </w:ins>
        </w:p>
      </w:tc>
      <w:tc>
        <w:tcPr>
          <w:tcW w:w="2588" w:type="dxa"/>
        </w:tcPr>
        <w:p w14:paraId="59CD74E3" w14:textId="77777777" w:rsidR="00BA4F88" w:rsidRDefault="00BA4F88" w:rsidP="00745097">
          <w:pPr>
            <w:pStyle w:val="TableParagraph"/>
            <w:spacing w:line="164" w:lineRule="exact"/>
            <w:ind w:left="454" w:right="447"/>
            <w:jc w:val="center"/>
            <w:rPr>
              <w:ins w:id="2688" w:author="Auditor Interno" w:date="2019-01-02T13:24:00Z"/>
              <w:b/>
              <w:sz w:val="16"/>
            </w:rPr>
          </w:pPr>
          <w:ins w:id="2689" w:author="Auditor Interno" w:date="2019-01-02T13:24:00Z">
            <w:r>
              <w:rPr>
                <w:b/>
                <w:sz w:val="16"/>
              </w:rPr>
              <w:t xml:space="preserve">Fecha de </w:t>
            </w:r>
            <w:r w:rsidRPr="00814DB8">
              <w:rPr>
                <w:b/>
                <w:sz w:val="16"/>
              </w:rPr>
              <w:t>elaboración</w:t>
            </w:r>
          </w:ins>
        </w:p>
      </w:tc>
      <w:tc>
        <w:tcPr>
          <w:tcW w:w="2639" w:type="dxa"/>
        </w:tcPr>
        <w:p w14:paraId="3A09FEDC" w14:textId="77777777" w:rsidR="00BA4F88" w:rsidRDefault="00BA4F88" w:rsidP="00745097">
          <w:pPr>
            <w:pStyle w:val="TableParagraph"/>
            <w:spacing w:line="164" w:lineRule="exact"/>
            <w:ind w:left="168" w:right="161"/>
            <w:jc w:val="center"/>
            <w:rPr>
              <w:ins w:id="2690" w:author="Auditor Interno" w:date="2019-01-02T13:24:00Z"/>
              <w:b/>
              <w:sz w:val="16"/>
            </w:rPr>
          </w:pPr>
          <w:ins w:id="2691" w:author="Auditor Interno" w:date="2019-01-02T13:24:00Z">
            <w:r>
              <w:rPr>
                <w:b/>
                <w:sz w:val="16"/>
              </w:rPr>
              <w:t>Fecha de última actualización</w:t>
            </w:r>
          </w:ins>
        </w:p>
      </w:tc>
    </w:tr>
    <w:tr w:rsidR="00BA4F88" w14:paraId="5BA75D57" w14:textId="77777777" w:rsidTr="00FE7901">
      <w:trPr>
        <w:trHeight w:val="251"/>
        <w:ins w:id="2692" w:author="Auditor Interno" w:date="2019-01-02T13:24:00Z"/>
      </w:trPr>
      <w:tc>
        <w:tcPr>
          <w:tcW w:w="1332" w:type="dxa"/>
          <w:vMerge/>
          <w:tcBorders>
            <w:top w:val="nil"/>
          </w:tcBorders>
        </w:tcPr>
        <w:p w14:paraId="38EEEB25" w14:textId="77777777" w:rsidR="00BA4F88" w:rsidRDefault="00BA4F88" w:rsidP="00745097">
          <w:pPr>
            <w:rPr>
              <w:ins w:id="2693" w:author="Auditor Interno" w:date="2019-01-02T13:24:00Z"/>
              <w:sz w:val="2"/>
              <w:szCs w:val="2"/>
            </w:rPr>
          </w:pPr>
        </w:p>
      </w:tc>
      <w:tc>
        <w:tcPr>
          <w:tcW w:w="1114" w:type="dxa"/>
        </w:tcPr>
        <w:p w14:paraId="3E327475" w14:textId="215C0CAB" w:rsidR="00BA4F88" w:rsidRDefault="004A6E66" w:rsidP="00745097">
          <w:pPr>
            <w:pStyle w:val="TableParagraph"/>
            <w:spacing w:before="27"/>
            <w:ind w:left="238" w:right="234"/>
            <w:jc w:val="center"/>
            <w:rPr>
              <w:ins w:id="2694" w:author="Gerencia" w:date="2022-12-27T10:48:00Z"/>
              <w:b/>
              <w:sz w:val="16"/>
            </w:rPr>
          </w:pPr>
          <w:ins w:id="2695" w:author="GHIA" w:date="2023-09-22T09:48:00Z">
            <w:r>
              <w:rPr>
                <w:b/>
                <w:sz w:val="16"/>
              </w:rPr>
              <w:t>6</w:t>
            </w:r>
          </w:ins>
          <w:ins w:id="2696" w:author="Gerencia" w:date="2022-12-27T10:48:00Z">
            <w:del w:id="2697" w:author="GHIA" w:date="2023-09-22T09:48:00Z">
              <w:r w:rsidR="00BA4F88" w:rsidDel="004A6E66">
                <w:rPr>
                  <w:b/>
                  <w:sz w:val="16"/>
                </w:rPr>
                <w:delText>5</w:delText>
              </w:r>
            </w:del>
          </w:ins>
          <w:ins w:id="2698" w:author="Auditor Interno" w:date="2019-01-02T13:24:00Z">
            <w:del w:id="2699" w:author="Gerencia" w:date="2022-12-27T10:48:00Z">
              <w:r w:rsidR="00BA4F88" w:rsidDel="00F9646B">
                <w:rPr>
                  <w:b/>
                  <w:sz w:val="16"/>
                </w:rPr>
                <w:delText>0</w:delText>
              </w:r>
            </w:del>
          </w:ins>
          <w:ins w:id="2700" w:author="Yadi M." w:date="2022-04-11T17:30:00Z">
            <w:del w:id="2701" w:author="Gerencia" w:date="2022-12-27T10:48:00Z">
              <w:r w:rsidR="00BA4F88" w:rsidDel="00F9646B">
                <w:rPr>
                  <w:b/>
                  <w:sz w:val="16"/>
                </w:rPr>
                <w:delText>4</w:delText>
              </w:r>
            </w:del>
          </w:ins>
          <w:ins w:id="2702" w:author="Auditor Interno" w:date="2019-10-10T15:51:00Z">
            <w:del w:id="2703" w:author="Yadi M." w:date="2022-04-11T17:30:00Z">
              <w:r w:rsidR="00BA4F88" w:rsidDel="001C6097">
                <w:rPr>
                  <w:b/>
                  <w:sz w:val="16"/>
                </w:rPr>
                <w:delText>3</w:delText>
              </w:r>
            </w:del>
          </w:ins>
        </w:p>
        <w:p w14:paraId="40BFCDCC" w14:textId="586BE4B9" w:rsidR="00BA4F88" w:rsidRDefault="00BA4F88" w:rsidP="00745097">
          <w:pPr>
            <w:pStyle w:val="TableParagraph"/>
            <w:spacing w:before="27"/>
            <w:ind w:left="238" w:right="234"/>
            <w:jc w:val="center"/>
            <w:rPr>
              <w:ins w:id="2704" w:author="Auditor Interno" w:date="2019-01-02T13:24:00Z"/>
              <w:b/>
              <w:sz w:val="16"/>
            </w:rPr>
          </w:pPr>
        </w:p>
      </w:tc>
      <w:tc>
        <w:tcPr>
          <w:tcW w:w="1667" w:type="dxa"/>
        </w:tcPr>
        <w:p w14:paraId="1946DF68" w14:textId="10A39526" w:rsidR="00BA4F88" w:rsidRDefault="00BA4F88" w:rsidP="00745097">
          <w:pPr>
            <w:pStyle w:val="TableParagraph"/>
            <w:spacing w:before="27"/>
            <w:ind w:left="330" w:right="323"/>
            <w:jc w:val="center"/>
            <w:rPr>
              <w:ins w:id="2705" w:author="Auditor Interno" w:date="2019-01-02T13:24:00Z"/>
              <w:b/>
              <w:sz w:val="16"/>
            </w:rPr>
          </w:pPr>
          <w:ins w:id="2706" w:author="Auditor Interno" w:date="2019-01-02T13:24:00Z">
            <w:r>
              <w:rPr>
                <w:b/>
                <w:sz w:val="16"/>
              </w:rPr>
              <w:t>PG</w:t>
            </w:r>
          </w:ins>
        </w:p>
      </w:tc>
      <w:tc>
        <w:tcPr>
          <w:tcW w:w="2588" w:type="dxa"/>
        </w:tcPr>
        <w:p w14:paraId="4EF55985" w14:textId="7385B272" w:rsidR="00BA4F88" w:rsidRDefault="00BA4F88" w:rsidP="00745097">
          <w:pPr>
            <w:pStyle w:val="TableParagraph"/>
            <w:spacing w:before="27"/>
            <w:ind w:left="453" w:right="447"/>
            <w:jc w:val="center"/>
            <w:rPr>
              <w:ins w:id="2707" w:author="Auditor Interno" w:date="2019-01-02T13:24:00Z"/>
              <w:b/>
              <w:sz w:val="16"/>
            </w:rPr>
          </w:pPr>
          <w:ins w:id="2708" w:author="Auditor Interno" w:date="2019-01-02T13:24:00Z">
            <w:r>
              <w:rPr>
                <w:b/>
                <w:sz w:val="16"/>
              </w:rPr>
              <w:t>11/08/2018</w:t>
            </w:r>
          </w:ins>
        </w:p>
      </w:tc>
      <w:tc>
        <w:tcPr>
          <w:tcW w:w="2639" w:type="dxa"/>
        </w:tcPr>
        <w:p w14:paraId="35781AC2" w14:textId="7DF7ECA0" w:rsidR="00BA4F88" w:rsidRDefault="004A6E66" w:rsidP="00745097">
          <w:pPr>
            <w:pStyle w:val="TableParagraph"/>
            <w:spacing w:before="27"/>
            <w:ind w:left="163" w:right="161"/>
            <w:jc w:val="center"/>
            <w:rPr>
              <w:ins w:id="2709" w:author="Auditor Interno" w:date="2019-01-02T13:24:00Z"/>
              <w:b/>
              <w:sz w:val="16"/>
            </w:rPr>
          </w:pPr>
          <w:ins w:id="2710" w:author="GHIA" w:date="2023-09-22T09:48:00Z">
            <w:r>
              <w:rPr>
                <w:b/>
                <w:sz w:val="16"/>
              </w:rPr>
              <w:t>30</w:t>
            </w:r>
          </w:ins>
          <w:ins w:id="2711" w:author="Yadi M." w:date="2022-04-11T17:30:00Z">
            <w:del w:id="2712" w:author="GHIA" w:date="2023-09-22T09:48:00Z">
              <w:r w:rsidR="00BA4F88" w:rsidDel="004A6E66">
                <w:rPr>
                  <w:b/>
                  <w:sz w:val="16"/>
                </w:rPr>
                <w:delText>17</w:delText>
              </w:r>
            </w:del>
          </w:ins>
          <w:ins w:id="2713" w:author="Auditor Interno" w:date="2019-10-10T15:51:00Z">
            <w:del w:id="2714" w:author="Yadi M." w:date="2022-04-11T17:30:00Z">
              <w:r w:rsidR="00BA4F88" w:rsidDel="001C6097">
                <w:rPr>
                  <w:b/>
                  <w:sz w:val="16"/>
                </w:rPr>
                <w:delText>26</w:delText>
              </w:r>
            </w:del>
            <w:r w:rsidR="00BA4F88">
              <w:rPr>
                <w:b/>
                <w:sz w:val="16"/>
              </w:rPr>
              <w:t>/</w:t>
            </w:r>
          </w:ins>
          <w:ins w:id="2715" w:author="GHIA" w:date="2023-09-22T09:48:00Z">
            <w:r>
              <w:rPr>
                <w:b/>
                <w:sz w:val="16"/>
              </w:rPr>
              <w:t>09</w:t>
            </w:r>
          </w:ins>
          <w:ins w:id="2716" w:author="Yadi M." w:date="2022-04-11T17:30:00Z">
            <w:del w:id="2717" w:author="GHIA" w:date="2023-09-22T09:48:00Z">
              <w:r w:rsidR="00BA4F88" w:rsidDel="004A6E66">
                <w:rPr>
                  <w:b/>
                  <w:sz w:val="16"/>
                </w:rPr>
                <w:delText>12</w:delText>
              </w:r>
            </w:del>
          </w:ins>
          <w:ins w:id="2718" w:author="Auditor Interno" w:date="2019-10-10T15:51:00Z">
            <w:del w:id="2719" w:author="Yadi M." w:date="2022-04-11T17:30:00Z">
              <w:r w:rsidR="00BA4F88" w:rsidDel="001C6097">
                <w:rPr>
                  <w:b/>
                  <w:sz w:val="16"/>
                </w:rPr>
                <w:delText>10</w:delText>
              </w:r>
            </w:del>
            <w:r w:rsidR="00BA4F88">
              <w:rPr>
                <w:b/>
                <w:sz w:val="16"/>
              </w:rPr>
              <w:t>/20</w:t>
            </w:r>
          </w:ins>
          <w:ins w:id="2720" w:author="Yadi M." w:date="2022-04-11T17:30:00Z">
            <w:r w:rsidR="00BA4F88">
              <w:rPr>
                <w:b/>
                <w:sz w:val="16"/>
              </w:rPr>
              <w:t>2</w:t>
            </w:r>
          </w:ins>
          <w:ins w:id="2721" w:author="GHIA" w:date="2023-09-22T09:48:00Z">
            <w:r>
              <w:rPr>
                <w:b/>
                <w:sz w:val="16"/>
              </w:rPr>
              <w:t>3</w:t>
            </w:r>
          </w:ins>
          <w:ins w:id="2722" w:author="Yadi M." w:date="2022-04-11T17:30:00Z">
            <w:del w:id="2723" w:author="GHIA" w:date="2023-09-22T09:48:00Z">
              <w:r w:rsidR="00BA4F88" w:rsidDel="004A6E66">
                <w:rPr>
                  <w:b/>
                  <w:sz w:val="16"/>
                </w:rPr>
                <w:delText>2</w:delText>
              </w:r>
            </w:del>
          </w:ins>
          <w:ins w:id="2724" w:author="Auditor Interno" w:date="2019-10-10T15:51:00Z">
            <w:del w:id="2725" w:author="Yadi M." w:date="2022-04-11T17:30:00Z">
              <w:r w:rsidR="00BA4F88" w:rsidDel="001C6097">
                <w:rPr>
                  <w:b/>
                  <w:sz w:val="16"/>
                </w:rPr>
                <w:delText>19</w:delText>
              </w:r>
            </w:del>
          </w:ins>
        </w:p>
      </w:tc>
    </w:tr>
  </w:tbl>
  <w:p w14:paraId="5F57312C" w14:textId="77777777" w:rsidR="00BA4F88" w:rsidRDefault="00BA4F88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D0D7B2D1"/>
    <w:multiLevelType w:val="hybridMultilevel"/>
    <w:tmpl w:val="79F27808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FCFB9A16"/>
    <w:multiLevelType w:val="hybridMultilevel"/>
    <w:tmpl w:val="13796512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67F722A"/>
    <w:multiLevelType w:val="hybridMultilevel"/>
    <w:tmpl w:val="2B0AA28E"/>
    <w:lvl w:ilvl="0" w:tplc="FFFFFFFF">
      <w:start w:val="1"/>
      <w:numFmt w:val="lowerLetter"/>
      <w:lvlText w:val="%1)"/>
      <w:lvlJc w:val="left"/>
      <w:pPr>
        <w:tabs>
          <w:tab w:val="num" w:pos="750"/>
        </w:tabs>
        <w:ind w:left="750" w:hanging="390"/>
      </w:pPr>
      <w:rPr>
        <w:rFonts w:hint="default"/>
      </w:rPr>
    </w:lvl>
    <w:lvl w:ilvl="1" w:tplc="FFFFFFFF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eastAsia="Times New Roman" w:hAnsi="Symbol" w:cs="Times New Roman" w:hint="default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F3751A6"/>
    <w:multiLevelType w:val="hybridMultilevel"/>
    <w:tmpl w:val="3A7C2070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2857CE"/>
    <w:multiLevelType w:val="hybridMultilevel"/>
    <w:tmpl w:val="602C0288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CC4CCF"/>
    <w:multiLevelType w:val="hybridMultilevel"/>
    <w:tmpl w:val="B37659AE"/>
    <w:lvl w:ilvl="0" w:tplc="080A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80A000F">
      <w:start w:val="1"/>
      <w:numFmt w:val="decimal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1A50F3"/>
    <w:multiLevelType w:val="hybridMultilevel"/>
    <w:tmpl w:val="3948DFC8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E3042D7"/>
    <w:multiLevelType w:val="hybridMultilevel"/>
    <w:tmpl w:val="E97A885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694276"/>
    <w:multiLevelType w:val="multilevel"/>
    <w:tmpl w:val="C6EA7210"/>
    <w:lvl w:ilvl="0">
      <w:start w:val="10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25003995"/>
    <w:multiLevelType w:val="hybridMultilevel"/>
    <w:tmpl w:val="891C59EE"/>
    <w:lvl w:ilvl="0" w:tplc="0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7726CF1"/>
    <w:multiLevelType w:val="hybridMultilevel"/>
    <w:tmpl w:val="651C471C"/>
    <w:lvl w:ilvl="0" w:tplc="0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81B3BCA"/>
    <w:multiLevelType w:val="hybridMultilevel"/>
    <w:tmpl w:val="B6F09E3A"/>
    <w:lvl w:ilvl="0" w:tplc="A2FAFB3E">
      <w:start w:val="1"/>
      <w:numFmt w:val="decimal"/>
      <w:lvlText w:val="%1."/>
      <w:lvlJc w:val="left"/>
      <w:pPr>
        <w:ind w:left="720" w:hanging="360"/>
      </w:pPr>
      <w:rPr>
        <w:color w:val="auto"/>
        <w:sz w:val="24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D1709F"/>
    <w:multiLevelType w:val="hybridMultilevel"/>
    <w:tmpl w:val="AD788A50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11CDDC"/>
    <w:multiLevelType w:val="hybridMultilevel"/>
    <w:tmpl w:val="EB320522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" w15:restartNumberingAfterBreak="0">
    <w:nsid w:val="317058C2"/>
    <w:multiLevelType w:val="hybridMultilevel"/>
    <w:tmpl w:val="43F0A386"/>
    <w:lvl w:ilvl="0" w:tplc="080A0011">
      <w:start w:val="1"/>
      <w:numFmt w:val="decimal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7A2B11"/>
    <w:multiLevelType w:val="hybridMultilevel"/>
    <w:tmpl w:val="CB00499C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8B11F9B"/>
    <w:multiLevelType w:val="hybridMultilevel"/>
    <w:tmpl w:val="7188F97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2A3944"/>
    <w:multiLevelType w:val="hybridMultilevel"/>
    <w:tmpl w:val="AD9E2A38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9F11B28"/>
    <w:multiLevelType w:val="hybridMultilevel"/>
    <w:tmpl w:val="BC98C216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DD304A4"/>
    <w:multiLevelType w:val="hybridMultilevel"/>
    <w:tmpl w:val="E9B0BE6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40D65B5"/>
    <w:multiLevelType w:val="hybridMultilevel"/>
    <w:tmpl w:val="5BE01FDC"/>
    <w:lvl w:ilvl="0" w:tplc="080A001B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468B11FC"/>
    <w:multiLevelType w:val="hybridMultilevel"/>
    <w:tmpl w:val="41443614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00809C0"/>
    <w:multiLevelType w:val="hybridMultilevel"/>
    <w:tmpl w:val="A38242EC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41157C6"/>
    <w:multiLevelType w:val="hybridMultilevel"/>
    <w:tmpl w:val="439C136C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4" w15:restartNumberingAfterBreak="0">
    <w:nsid w:val="5E7320E9"/>
    <w:multiLevelType w:val="hybridMultilevel"/>
    <w:tmpl w:val="82240DC2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2726D88"/>
    <w:multiLevelType w:val="hybridMultilevel"/>
    <w:tmpl w:val="8952ACC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7D76887"/>
    <w:multiLevelType w:val="hybridMultilevel"/>
    <w:tmpl w:val="CACEC880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0F">
      <w:start w:val="1"/>
      <w:numFmt w:val="decimal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C990566"/>
    <w:multiLevelType w:val="hybridMultilevel"/>
    <w:tmpl w:val="923C6A6A"/>
    <w:lvl w:ilvl="0" w:tplc="6D3643FC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FC733D"/>
    <w:multiLevelType w:val="hybridMultilevel"/>
    <w:tmpl w:val="8054736A"/>
    <w:lvl w:ilvl="0" w:tplc="080A0001">
      <w:start w:val="1"/>
      <w:numFmt w:val="bullet"/>
      <w:lvlText w:val=""/>
      <w:lvlJc w:val="left"/>
      <w:pPr>
        <w:ind w:left="1365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085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05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25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245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965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685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05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25" w:hanging="360"/>
      </w:pPr>
      <w:rPr>
        <w:rFonts w:ascii="Wingdings" w:hAnsi="Wingdings" w:hint="default"/>
      </w:rPr>
    </w:lvl>
  </w:abstractNum>
  <w:abstractNum w:abstractNumId="29" w15:restartNumberingAfterBreak="0">
    <w:nsid w:val="74785E00"/>
    <w:multiLevelType w:val="hybridMultilevel"/>
    <w:tmpl w:val="88EC48A6"/>
    <w:lvl w:ilvl="0" w:tplc="08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0" w15:restartNumberingAfterBreak="0">
    <w:nsid w:val="75690020"/>
    <w:multiLevelType w:val="hybridMultilevel"/>
    <w:tmpl w:val="F1B2E65E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763223B7"/>
    <w:multiLevelType w:val="hybridMultilevel"/>
    <w:tmpl w:val="D942361C"/>
    <w:lvl w:ilvl="0" w:tplc="EDBE2C10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B152D4D"/>
    <w:multiLevelType w:val="hybridMultilevel"/>
    <w:tmpl w:val="5FFE08B6"/>
    <w:lvl w:ilvl="0" w:tplc="AE825BA6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364" w:hanging="360"/>
      </w:pPr>
    </w:lvl>
    <w:lvl w:ilvl="2" w:tplc="080A001B" w:tentative="1">
      <w:start w:val="1"/>
      <w:numFmt w:val="lowerRoman"/>
      <w:lvlText w:val="%3."/>
      <w:lvlJc w:val="right"/>
      <w:pPr>
        <w:ind w:left="2084" w:hanging="180"/>
      </w:pPr>
    </w:lvl>
    <w:lvl w:ilvl="3" w:tplc="080A000F" w:tentative="1">
      <w:start w:val="1"/>
      <w:numFmt w:val="decimal"/>
      <w:lvlText w:val="%4."/>
      <w:lvlJc w:val="left"/>
      <w:pPr>
        <w:ind w:left="2804" w:hanging="360"/>
      </w:pPr>
    </w:lvl>
    <w:lvl w:ilvl="4" w:tplc="080A0019" w:tentative="1">
      <w:start w:val="1"/>
      <w:numFmt w:val="lowerLetter"/>
      <w:lvlText w:val="%5."/>
      <w:lvlJc w:val="left"/>
      <w:pPr>
        <w:ind w:left="3524" w:hanging="360"/>
      </w:pPr>
    </w:lvl>
    <w:lvl w:ilvl="5" w:tplc="080A001B" w:tentative="1">
      <w:start w:val="1"/>
      <w:numFmt w:val="lowerRoman"/>
      <w:lvlText w:val="%6."/>
      <w:lvlJc w:val="right"/>
      <w:pPr>
        <w:ind w:left="4244" w:hanging="180"/>
      </w:pPr>
    </w:lvl>
    <w:lvl w:ilvl="6" w:tplc="080A000F" w:tentative="1">
      <w:start w:val="1"/>
      <w:numFmt w:val="decimal"/>
      <w:lvlText w:val="%7."/>
      <w:lvlJc w:val="left"/>
      <w:pPr>
        <w:ind w:left="4964" w:hanging="360"/>
      </w:pPr>
    </w:lvl>
    <w:lvl w:ilvl="7" w:tplc="080A0019" w:tentative="1">
      <w:start w:val="1"/>
      <w:numFmt w:val="lowerLetter"/>
      <w:lvlText w:val="%8."/>
      <w:lvlJc w:val="left"/>
      <w:pPr>
        <w:ind w:left="5684" w:hanging="360"/>
      </w:pPr>
    </w:lvl>
    <w:lvl w:ilvl="8" w:tplc="08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3" w15:restartNumberingAfterBreak="0">
    <w:nsid w:val="7D5B5F44"/>
    <w:multiLevelType w:val="hybridMultilevel"/>
    <w:tmpl w:val="4C06E60A"/>
    <w:lvl w:ilvl="0" w:tplc="DBBA2088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ahoma-Bold" w:hAnsi="Tahoma-Bold" w:cs="Tahoma-Bold"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1"/>
  </w:num>
  <w:num w:numId="3">
    <w:abstractNumId w:val="13"/>
  </w:num>
  <w:num w:numId="4">
    <w:abstractNumId w:val="25"/>
  </w:num>
  <w:num w:numId="5">
    <w:abstractNumId w:val="12"/>
  </w:num>
  <w:num w:numId="6">
    <w:abstractNumId w:val="23"/>
  </w:num>
  <w:num w:numId="7">
    <w:abstractNumId w:val="10"/>
  </w:num>
  <w:num w:numId="8">
    <w:abstractNumId w:val="9"/>
  </w:num>
  <w:num w:numId="9">
    <w:abstractNumId w:val="33"/>
  </w:num>
  <w:num w:numId="10">
    <w:abstractNumId w:val="30"/>
  </w:num>
  <w:num w:numId="11">
    <w:abstractNumId w:val="24"/>
  </w:num>
  <w:num w:numId="12">
    <w:abstractNumId w:val="2"/>
  </w:num>
  <w:num w:numId="13">
    <w:abstractNumId w:val="6"/>
  </w:num>
  <w:num w:numId="14">
    <w:abstractNumId w:val="18"/>
  </w:num>
  <w:num w:numId="15">
    <w:abstractNumId w:val="28"/>
  </w:num>
  <w:num w:numId="16">
    <w:abstractNumId w:val="26"/>
  </w:num>
  <w:num w:numId="17">
    <w:abstractNumId w:val="22"/>
  </w:num>
  <w:num w:numId="18">
    <w:abstractNumId w:val="29"/>
  </w:num>
  <w:num w:numId="19">
    <w:abstractNumId w:val="3"/>
  </w:num>
  <w:num w:numId="20">
    <w:abstractNumId w:val="14"/>
  </w:num>
  <w:num w:numId="21">
    <w:abstractNumId w:val="21"/>
  </w:num>
  <w:num w:numId="22">
    <w:abstractNumId w:val="4"/>
  </w:num>
  <w:num w:numId="23">
    <w:abstractNumId w:val="15"/>
  </w:num>
  <w:num w:numId="24">
    <w:abstractNumId w:val="16"/>
  </w:num>
  <w:num w:numId="25">
    <w:abstractNumId w:val="17"/>
  </w:num>
  <w:num w:numId="26">
    <w:abstractNumId w:val="8"/>
  </w:num>
  <w:num w:numId="27">
    <w:abstractNumId w:val="5"/>
  </w:num>
  <w:num w:numId="28">
    <w:abstractNumId w:val="20"/>
  </w:num>
  <w:num w:numId="29">
    <w:abstractNumId w:val="31"/>
  </w:num>
  <w:num w:numId="30">
    <w:abstractNumId w:val="27"/>
  </w:num>
  <w:num w:numId="31">
    <w:abstractNumId w:val="19"/>
  </w:num>
  <w:num w:numId="32">
    <w:abstractNumId w:val="7"/>
  </w:num>
  <w:num w:numId="33">
    <w:abstractNumId w:val="11"/>
  </w:num>
  <w:num w:numId="34">
    <w:abstractNumId w:val="32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Yadi M.">
    <w15:presenceInfo w15:providerId="Windows Live" w15:userId="03c6a7da29f4cf2c"/>
  </w15:person>
  <w15:person w15:author="GHIA">
    <w15:presenceInfo w15:providerId="None" w15:userId="GHIA"/>
  </w15:person>
  <w15:person w15:author="Auditor Interno">
    <w15:presenceInfo w15:providerId="None" w15:userId="Auditor Interno"/>
  </w15:person>
  <w15:person w15:author="Asus_Generico">
    <w15:presenceInfo w15:providerId="None" w15:userId="Asus_Generico"/>
  </w15:person>
  <w15:person w15:author="Guadalupe Arana">
    <w15:presenceInfo w15:providerId="Windows Live" w15:userId="b62a49952457e5f7"/>
  </w15:person>
  <w15:person w15:author="Gerencia">
    <w15:presenceInfo w15:providerId="None" w15:userId="Gerenci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markup="0"/>
  <w:trackRevisions/>
  <w:documentProtection w:edit="trackedChanges" w:enforcement="1" w:cryptProviderType="rsaAES" w:cryptAlgorithmClass="hash" w:cryptAlgorithmType="typeAny" w:cryptAlgorithmSid="14" w:cryptSpinCount="100000" w:hash="lNcR2NamsBtXEpNDHvV+lPmLol5uGvlVLrPgZQo0pgPKqvYOm7GP9WVCw0plGyNjth0MTdX1E2n7dvPK5ffZ6A==" w:salt="zrTU6fQSjbXA30p5F9+MAg==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4A5A"/>
    <w:rsid w:val="0000440A"/>
    <w:rsid w:val="00014F7E"/>
    <w:rsid w:val="000278FA"/>
    <w:rsid w:val="000379C4"/>
    <w:rsid w:val="00046925"/>
    <w:rsid w:val="00056A2E"/>
    <w:rsid w:val="000735B0"/>
    <w:rsid w:val="00081903"/>
    <w:rsid w:val="0008558B"/>
    <w:rsid w:val="00087003"/>
    <w:rsid w:val="000920BA"/>
    <w:rsid w:val="000960B8"/>
    <w:rsid w:val="000A6C1E"/>
    <w:rsid w:val="000B1F8E"/>
    <w:rsid w:val="000B43BB"/>
    <w:rsid w:val="000B7A6E"/>
    <w:rsid w:val="000C55EE"/>
    <w:rsid w:val="000D0B0A"/>
    <w:rsid w:val="000D1276"/>
    <w:rsid w:val="000D2308"/>
    <w:rsid w:val="000E0020"/>
    <w:rsid w:val="000E6F46"/>
    <w:rsid w:val="001079A7"/>
    <w:rsid w:val="0011201B"/>
    <w:rsid w:val="00115FC4"/>
    <w:rsid w:val="00120E39"/>
    <w:rsid w:val="00125CB6"/>
    <w:rsid w:val="001263F7"/>
    <w:rsid w:val="0013377E"/>
    <w:rsid w:val="00135028"/>
    <w:rsid w:val="00161A46"/>
    <w:rsid w:val="001A313D"/>
    <w:rsid w:val="001A65F3"/>
    <w:rsid w:val="001B04D7"/>
    <w:rsid w:val="001B57A1"/>
    <w:rsid w:val="001B7B6F"/>
    <w:rsid w:val="001C6097"/>
    <w:rsid w:val="001D0A9D"/>
    <w:rsid w:val="001D439B"/>
    <w:rsid w:val="001D489F"/>
    <w:rsid w:val="001D5CED"/>
    <w:rsid w:val="0021155F"/>
    <w:rsid w:val="00222F49"/>
    <w:rsid w:val="00224319"/>
    <w:rsid w:val="002320D0"/>
    <w:rsid w:val="00251229"/>
    <w:rsid w:val="002514B7"/>
    <w:rsid w:val="00256B81"/>
    <w:rsid w:val="002627D1"/>
    <w:rsid w:val="002636A9"/>
    <w:rsid w:val="002778DB"/>
    <w:rsid w:val="00281BB9"/>
    <w:rsid w:val="002935AA"/>
    <w:rsid w:val="00293D5D"/>
    <w:rsid w:val="00295604"/>
    <w:rsid w:val="00297AAE"/>
    <w:rsid w:val="002A3315"/>
    <w:rsid w:val="002A459A"/>
    <w:rsid w:val="002A4828"/>
    <w:rsid w:val="002B38B3"/>
    <w:rsid w:val="002B5DC6"/>
    <w:rsid w:val="002E22C0"/>
    <w:rsid w:val="002F28F1"/>
    <w:rsid w:val="002F3BA7"/>
    <w:rsid w:val="002F66C1"/>
    <w:rsid w:val="00341A7F"/>
    <w:rsid w:val="00360BB6"/>
    <w:rsid w:val="003616B6"/>
    <w:rsid w:val="00367582"/>
    <w:rsid w:val="00377756"/>
    <w:rsid w:val="00380AF0"/>
    <w:rsid w:val="0038320F"/>
    <w:rsid w:val="00383F4D"/>
    <w:rsid w:val="00384936"/>
    <w:rsid w:val="00387055"/>
    <w:rsid w:val="00392B84"/>
    <w:rsid w:val="003A40EC"/>
    <w:rsid w:val="003C0B7B"/>
    <w:rsid w:val="003C5ADE"/>
    <w:rsid w:val="003D57D8"/>
    <w:rsid w:val="003E0869"/>
    <w:rsid w:val="003E4406"/>
    <w:rsid w:val="003F3145"/>
    <w:rsid w:val="003F4FCE"/>
    <w:rsid w:val="003F7688"/>
    <w:rsid w:val="004003F4"/>
    <w:rsid w:val="00402ABE"/>
    <w:rsid w:val="00421106"/>
    <w:rsid w:val="00425082"/>
    <w:rsid w:val="00426502"/>
    <w:rsid w:val="00426DF1"/>
    <w:rsid w:val="004326A6"/>
    <w:rsid w:val="00440FFD"/>
    <w:rsid w:val="004542F3"/>
    <w:rsid w:val="00470141"/>
    <w:rsid w:val="00487DBF"/>
    <w:rsid w:val="004952DC"/>
    <w:rsid w:val="004A65EB"/>
    <w:rsid w:val="004A6E66"/>
    <w:rsid w:val="004B2792"/>
    <w:rsid w:val="004C19E6"/>
    <w:rsid w:val="004C7A32"/>
    <w:rsid w:val="004D695B"/>
    <w:rsid w:val="004E6647"/>
    <w:rsid w:val="004F43B9"/>
    <w:rsid w:val="00513BFE"/>
    <w:rsid w:val="005176C0"/>
    <w:rsid w:val="005266EF"/>
    <w:rsid w:val="005279FE"/>
    <w:rsid w:val="00533032"/>
    <w:rsid w:val="00536620"/>
    <w:rsid w:val="00536BF4"/>
    <w:rsid w:val="005524CE"/>
    <w:rsid w:val="00556541"/>
    <w:rsid w:val="00562554"/>
    <w:rsid w:val="00573D17"/>
    <w:rsid w:val="00580372"/>
    <w:rsid w:val="005C0ACD"/>
    <w:rsid w:val="005C5E90"/>
    <w:rsid w:val="005D1579"/>
    <w:rsid w:val="005D6937"/>
    <w:rsid w:val="005E3D38"/>
    <w:rsid w:val="005F1FC8"/>
    <w:rsid w:val="00604013"/>
    <w:rsid w:val="00610ACE"/>
    <w:rsid w:val="006203B0"/>
    <w:rsid w:val="006253DE"/>
    <w:rsid w:val="0062635F"/>
    <w:rsid w:val="006410C5"/>
    <w:rsid w:val="00642EA9"/>
    <w:rsid w:val="00644427"/>
    <w:rsid w:val="00647B30"/>
    <w:rsid w:val="0065568E"/>
    <w:rsid w:val="00677081"/>
    <w:rsid w:val="0068777F"/>
    <w:rsid w:val="00696EBE"/>
    <w:rsid w:val="00697089"/>
    <w:rsid w:val="006C14D9"/>
    <w:rsid w:val="006C7C6F"/>
    <w:rsid w:val="006D03E3"/>
    <w:rsid w:val="006E1793"/>
    <w:rsid w:val="006E23C2"/>
    <w:rsid w:val="006E337C"/>
    <w:rsid w:val="006F124A"/>
    <w:rsid w:val="006F4B01"/>
    <w:rsid w:val="00713869"/>
    <w:rsid w:val="0071732E"/>
    <w:rsid w:val="007400B8"/>
    <w:rsid w:val="00740AAA"/>
    <w:rsid w:val="00745097"/>
    <w:rsid w:val="007470A4"/>
    <w:rsid w:val="0077152B"/>
    <w:rsid w:val="007A164A"/>
    <w:rsid w:val="007C0A4F"/>
    <w:rsid w:val="007C1FD0"/>
    <w:rsid w:val="007E021C"/>
    <w:rsid w:val="007E1DA5"/>
    <w:rsid w:val="007F0670"/>
    <w:rsid w:val="0081268F"/>
    <w:rsid w:val="00820690"/>
    <w:rsid w:val="00834D28"/>
    <w:rsid w:val="008557FD"/>
    <w:rsid w:val="00873CCD"/>
    <w:rsid w:val="00896AF5"/>
    <w:rsid w:val="008A3B80"/>
    <w:rsid w:val="008B53DF"/>
    <w:rsid w:val="008C24ED"/>
    <w:rsid w:val="008C40EB"/>
    <w:rsid w:val="009021B0"/>
    <w:rsid w:val="00902C31"/>
    <w:rsid w:val="00905466"/>
    <w:rsid w:val="00916D87"/>
    <w:rsid w:val="009237D0"/>
    <w:rsid w:val="00923E7A"/>
    <w:rsid w:val="00930A6A"/>
    <w:rsid w:val="00933AB6"/>
    <w:rsid w:val="00940740"/>
    <w:rsid w:val="00944A0B"/>
    <w:rsid w:val="00952633"/>
    <w:rsid w:val="009651C9"/>
    <w:rsid w:val="0097273C"/>
    <w:rsid w:val="00972FE3"/>
    <w:rsid w:val="00982256"/>
    <w:rsid w:val="00985926"/>
    <w:rsid w:val="00993C27"/>
    <w:rsid w:val="009B188D"/>
    <w:rsid w:val="009B218F"/>
    <w:rsid w:val="009B2E56"/>
    <w:rsid w:val="009D3037"/>
    <w:rsid w:val="009D58CD"/>
    <w:rsid w:val="009F5DAD"/>
    <w:rsid w:val="00A06CB3"/>
    <w:rsid w:val="00A34473"/>
    <w:rsid w:val="00A358F7"/>
    <w:rsid w:val="00A375A6"/>
    <w:rsid w:val="00A37C43"/>
    <w:rsid w:val="00A41D06"/>
    <w:rsid w:val="00A73D92"/>
    <w:rsid w:val="00A80C0B"/>
    <w:rsid w:val="00A8245B"/>
    <w:rsid w:val="00AA6A92"/>
    <w:rsid w:val="00AB3A17"/>
    <w:rsid w:val="00AB72C7"/>
    <w:rsid w:val="00AE1BC5"/>
    <w:rsid w:val="00AE3F0A"/>
    <w:rsid w:val="00AE40DD"/>
    <w:rsid w:val="00B045ED"/>
    <w:rsid w:val="00B113E7"/>
    <w:rsid w:val="00B11431"/>
    <w:rsid w:val="00B13007"/>
    <w:rsid w:val="00B31987"/>
    <w:rsid w:val="00B56B97"/>
    <w:rsid w:val="00B577A1"/>
    <w:rsid w:val="00B70614"/>
    <w:rsid w:val="00B80DFD"/>
    <w:rsid w:val="00B90894"/>
    <w:rsid w:val="00B921DE"/>
    <w:rsid w:val="00BA3AC5"/>
    <w:rsid w:val="00BA4F88"/>
    <w:rsid w:val="00BB6DCF"/>
    <w:rsid w:val="00BC5885"/>
    <w:rsid w:val="00BC6565"/>
    <w:rsid w:val="00BF3FC6"/>
    <w:rsid w:val="00BF6986"/>
    <w:rsid w:val="00C07A66"/>
    <w:rsid w:val="00C07E2F"/>
    <w:rsid w:val="00C14300"/>
    <w:rsid w:val="00C15B74"/>
    <w:rsid w:val="00C224CE"/>
    <w:rsid w:val="00C24BCD"/>
    <w:rsid w:val="00C2540C"/>
    <w:rsid w:val="00C43B18"/>
    <w:rsid w:val="00C91F1D"/>
    <w:rsid w:val="00CA6304"/>
    <w:rsid w:val="00CB6590"/>
    <w:rsid w:val="00CC127E"/>
    <w:rsid w:val="00CC7907"/>
    <w:rsid w:val="00CF58CE"/>
    <w:rsid w:val="00D00336"/>
    <w:rsid w:val="00D1768C"/>
    <w:rsid w:val="00D23CBC"/>
    <w:rsid w:val="00D25630"/>
    <w:rsid w:val="00D26D61"/>
    <w:rsid w:val="00D412B9"/>
    <w:rsid w:val="00D50E69"/>
    <w:rsid w:val="00D7036C"/>
    <w:rsid w:val="00D82CA0"/>
    <w:rsid w:val="00D86F91"/>
    <w:rsid w:val="00D9263E"/>
    <w:rsid w:val="00DA314B"/>
    <w:rsid w:val="00DA67C7"/>
    <w:rsid w:val="00DA785E"/>
    <w:rsid w:val="00DB53C6"/>
    <w:rsid w:val="00DC6BA1"/>
    <w:rsid w:val="00DD011C"/>
    <w:rsid w:val="00DD73DB"/>
    <w:rsid w:val="00E02734"/>
    <w:rsid w:val="00E25B26"/>
    <w:rsid w:val="00E26609"/>
    <w:rsid w:val="00E4462D"/>
    <w:rsid w:val="00E60106"/>
    <w:rsid w:val="00E74A5A"/>
    <w:rsid w:val="00E76286"/>
    <w:rsid w:val="00E84063"/>
    <w:rsid w:val="00E91A48"/>
    <w:rsid w:val="00E9360B"/>
    <w:rsid w:val="00E97A8D"/>
    <w:rsid w:val="00EA45C4"/>
    <w:rsid w:val="00EB5327"/>
    <w:rsid w:val="00EB5386"/>
    <w:rsid w:val="00EC7E86"/>
    <w:rsid w:val="00ED584A"/>
    <w:rsid w:val="00EE2DA6"/>
    <w:rsid w:val="00EE454C"/>
    <w:rsid w:val="00EE4B0C"/>
    <w:rsid w:val="00EF2951"/>
    <w:rsid w:val="00F04223"/>
    <w:rsid w:val="00F05699"/>
    <w:rsid w:val="00F16C87"/>
    <w:rsid w:val="00F35A38"/>
    <w:rsid w:val="00F45DA5"/>
    <w:rsid w:val="00F4686B"/>
    <w:rsid w:val="00F46BB7"/>
    <w:rsid w:val="00F552C6"/>
    <w:rsid w:val="00F57E8B"/>
    <w:rsid w:val="00F6372F"/>
    <w:rsid w:val="00F64F0E"/>
    <w:rsid w:val="00F814B4"/>
    <w:rsid w:val="00F85157"/>
    <w:rsid w:val="00F92852"/>
    <w:rsid w:val="00F9646B"/>
    <w:rsid w:val="00FA434E"/>
    <w:rsid w:val="00FC4BB6"/>
    <w:rsid w:val="00FE168C"/>
    <w:rsid w:val="00FE23B9"/>
    <w:rsid w:val="00FE7901"/>
    <w:rsid w:val="00FF2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FAE50C2"/>
  <w15:chartTrackingRefBased/>
  <w15:docId w15:val="{65BF0556-D979-4A86-8EE7-23CCF774C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Subtitle" w:qFormat="1"/>
    <w:lsdException w:name="Body Text 3" w:uiPriority="99"/>
    <w:lsdException w:name="Hyperlink" w:uiPriority="99"/>
    <w:lsdException w:name="Strong" w:qFormat="1"/>
    <w:lsdException w:name="Emphasis" w:uiPriority="20" w:qFormat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qFormat/>
    <w:rsid w:val="007F067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qFormat/>
    <w:rsid w:val="00642EA9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qFormat/>
    <w:rsid w:val="00014F7E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rsid w:val="00642EA9"/>
    <w:pPr>
      <w:ind w:left="708"/>
      <w:jc w:val="both"/>
    </w:pPr>
  </w:style>
  <w:style w:type="paragraph" w:styleId="Textoindependiente">
    <w:name w:val="Body Text"/>
    <w:basedOn w:val="Normal"/>
    <w:rsid w:val="00642EA9"/>
    <w:pPr>
      <w:spacing w:after="120"/>
    </w:pPr>
  </w:style>
  <w:style w:type="paragraph" w:customStyle="1" w:styleId="Default">
    <w:name w:val="Default"/>
    <w:link w:val="DefaultCar"/>
    <w:rsid w:val="00642EA9"/>
    <w:pPr>
      <w:autoSpaceDE w:val="0"/>
      <w:autoSpaceDN w:val="0"/>
      <w:adjustRightInd w:val="0"/>
    </w:pPr>
    <w:rPr>
      <w:rFonts w:ascii="Comic Sans MS" w:hAnsi="Comic Sans MS" w:cs="Comic Sans MS"/>
      <w:color w:val="000000"/>
      <w:sz w:val="24"/>
      <w:szCs w:val="24"/>
      <w:lang w:val="es-ES" w:eastAsia="es-ES"/>
    </w:rPr>
  </w:style>
  <w:style w:type="paragraph" w:styleId="Encabezado">
    <w:name w:val="header"/>
    <w:basedOn w:val="Normal"/>
    <w:link w:val="EncabezadoCar"/>
    <w:rsid w:val="000E0020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0E0020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0E0020"/>
  </w:style>
  <w:style w:type="table" w:styleId="Tablaconcuadrcula">
    <w:name w:val="Table Grid"/>
    <w:basedOn w:val="Tablanormal"/>
    <w:rsid w:val="006F12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5C5E90"/>
    <w:pPr>
      <w:ind w:left="708"/>
    </w:pPr>
  </w:style>
  <w:style w:type="character" w:customStyle="1" w:styleId="Ttulo3Car">
    <w:name w:val="Título 3 Car"/>
    <w:link w:val="Ttulo3"/>
    <w:semiHidden/>
    <w:rsid w:val="00014F7E"/>
    <w:rPr>
      <w:rFonts w:ascii="Cambria" w:eastAsia="Times New Roman" w:hAnsi="Cambria" w:cs="Times New Roman"/>
      <w:b/>
      <w:bCs/>
      <w:sz w:val="26"/>
      <w:szCs w:val="26"/>
      <w:lang w:val="es-ES" w:eastAsia="es-ES"/>
    </w:rPr>
  </w:style>
  <w:style w:type="paragraph" w:styleId="Sinespaciado">
    <w:name w:val="No Spacing"/>
    <w:link w:val="SinespaciadoCar"/>
    <w:uiPriority w:val="1"/>
    <w:qFormat/>
    <w:rsid w:val="00014F7E"/>
    <w:rPr>
      <w:rFonts w:ascii="Calibri" w:hAnsi="Calibri"/>
      <w:sz w:val="22"/>
      <w:szCs w:val="22"/>
      <w:lang w:val="es-ES" w:eastAsia="en-US"/>
    </w:rPr>
  </w:style>
  <w:style w:type="character" w:customStyle="1" w:styleId="SinespaciadoCar">
    <w:name w:val="Sin espaciado Car"/>
    <w:link w:val="Sinespaciado"/>
    <w:uiPriority w:val="1"/>
    <w:rsid w:val="00014F7E"/>
    <w:rPr>
      <w:rFonts w:ascii="Calibri" w:hAnsi="Calibri"/>
      <w:sz w:val="22"/>
      <w:szCs w:val="22"/>
      <w:lang w:val="es-ES" w:eastAsia="en-US" w:bidi="ar-SA"/>
    </w:rPr>
  </w:style>
  <w:style w:type="paragraph" w:styleId="Textodeglobo">
    <w:name w:val="Balloon Text"/>
    <w:basedOn w:val="Normal"/>
    <w:link w:val="TextodegloboCar"/>
    <w:rsid w:val="00014F7E"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rsid w:val="00014F7E"/>
    <w:rPr>
      <w:rFonts w:ascii="Tahoma" w:hAnsi="Tahoma" w:cs="Tahoma"/>
      <w:sz w:val="16"/>
      <w:szCs w:val="16"/>
      <w:lang w:val="es-ES" w:eastAsia="es-ES"/>
    </w:rPr>
  </w:style>
  <w:style w:type="paragraph" w:styleId="Puesto">
    <w:name w:val="Title"/>
    <w:basedOn w:val="Normal"/>
    <w:link w:val="PuestoCar"/>
    <w:qFormat/>
    <w:rsid w:val="00AE40DD"/>
    <w:pPr>
      <w:jc w:val="center"/>
    </w:pPr>
    <w:rPr>
      <w:b/>
      <w:bCs/>
      <w:lang w:val="x-none" w:eastAsia="x-none"/>
    </w:rPr>
  </w:style>
  <w:style w:type="character" w:customStyle="1" w:styleId="PuestoCar">
    <w:name w:val="Puesto Car"/>
    <w:link w:val="Puesto"/>
    <w:rsid w:val="00AE40DD"/>
    <w:rPr>
      <w:b/>
      <w:bCs/>
      <w:sz w:val="24"/>
      <w:szCs w:val="24"/>
    </w:rPr>
  </w:style>
  <w:style w:type="character" w:styleId="Refdecomentario">
    <w:name w:val="annotation reference"/>
    <w:rsid w:val="00380AF0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380AF0"/>
    <w:rPr>
      <w:sz w:val="20"/>
      <w:szCs w:val="20"/>
    </w:rPr>
  </w:style>
  <w:style w:type="character" w:customStyle="1" w:styleId="TextocomentarioCar">
    <w:name w:val="Texto comentario Car"/>
    <w:link w:val="Textocomentario"/>
    <w:rsid w:val="00380AF0"/>
    <w:rPr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rsid w:val="00380AF0"/>
    <w:rPr>
      <w:b/>
      <w:bCs/>
    </w:rPr>
  </w:style>
  <w:style w:type="character" w:customStyle="1" w:styleId="AsuntodelcomentarioCar">
    <w:name w:val="Asunto del comentario Car"/>
    <w:link w:val="Asuntodelcomentario"/>
    <w:rsid w:val="00380AF0"/>
    <w:rPr>
      <w:b/>
      <w:bCs/>
      <w:lang w:val="es-ES" w:eastAsia="es-ES"/>
    </w:rPr>
  </w:style>
  <w:style w:type="character" w:customStyle="1" w:styleId="EncabezadoCar">
    <w:name w:val="Encabezado Car"/>
    <w:link w:val="Encabezado"/>
    <w:rsid w:val="001A313D"/>
    <w:rPr>
      <w:sz w:val="24"/>
      <w:szCs w:val="24"/>
      <w:lang w:val="es-ES" w:eastAsia="es-ES"/>
    </w:rPr>
  </w:style>
  <w:style w:type="character" w:customStyle="1" w:styleId="DefaultCar">
    <w:name w:val="Default Car"/>
    <w:link w:val="Default"/>
    <w:rsid w:val="001A313D"/>
    <w:rPr>
      <w:rFonts w:ascii="Comic Sans MS" w:hAnsi="Comic Sans MS" w:cs="Comic Sans MS"/>
      <w:color w:val="000000"/>
      <w:sz w:val="24"/>
      <w:szCs w:val="24"/>
      <w:lang w:val="es-ES"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AB72C7"/>
    <w:pPr>
      <w:spacing w:after="120" w:line="276" w:lineRule="auto"/>
    </w:pPr>
    <w:rPr>
      <w:rFonts w:ascii="Calibri" w:eastAsia="Calibri" w:hAnsi="Calibri"/>
      <w:sz w:val="16"/>
      <w:szCs w:val="16"/>
      <w:lang w:val="es-MX" w:eastAsia="en-US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B72C7"/>
    <w:rPr>
      <w:rFonts w:ascii="Calibri" w:eastAsia="Calibri" w:hAnsi="Calibri"/>
      <w:sz w:val="16"/>
      <w:szCs w:val="16"/>
      <w:lang w:eastAsia="en-US"/>
    </w:rPr>
  </w:style>
  <w:style w:type="table" w:customStyle="1" w:styleId="TableNormal">
    <w:name w:val="Table Normal"/>
    <w:uiPriority w:val="2"/>
    <w:semiHidden/>
    <w:unhideWhenUsed/>
    <w:qFormat/>
    <w:rsid w:val="00745097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745097"/>
    <w:pPr>
      <w:widowControl w:val="0"/>
      <w:autoSpaceDE w:val="0"/>
      <w:autoSpaceDN w:val="0"/>
      <w:ind w:left="69"/>
    </w:pPr>
    <w:rPr>
      <w:rFonts w:ascii="Arial" w:eastAsia="Arial" w:hAnsi="Arial" w:cs="Arial"/>
      <w:sz w:val="22"/>
      <w:szCs w:val="22"/>
      <w:lang w:val="es-MX" w:eastAsia="en-US"/>
    </w:rPr>
  </w:style>
  <w:style w:type="table" w:customStyle="1" w:styleId="TableNormal1">
    <w:name w:val="Table Normal1"/>
    <w:uiPriority w:val="2"/>
    <w:semiHidden/>
    <w:unhideWhenUsed/>
    <w:qFormat/>
    <w:rsid w:val="00745097"/>
    <w:pPr>
      <w:widowControl w:val="0"/>
      <w:autoSpaceDE w:val="0"/>
      <w:autoSpaceDN w:val="0"/>
    </w:pPr>
    <w:rPr>
      <w:rFonts w:ascii="Calibri" w:eastAsia="Calibri" w:hAnsi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1Car">
    <w:name w:val="Título 1 Car"/>
    <w:basedOn w:val="Fuentedeprrafopredeter"/>
    <w:link w:val="Ttulo1"/>
    <w:rsid w:val="007F0670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ES" w:eastAsia="es-ES"/>
    </w:rPr>
  </w:style>
  <w:style w:type="paragraph" w:styleId="TtulodeTDC">
    <w:name w:val="TOC Heading"/>
    <w:basedOn w:val="Ttulo1"/>
    <w:next w:val="Normal"/>
    <w:uiPriority w:val="39"/>
    <w:unhideWhenUsed/>
    <w:qFormat/>
    <w:rsid w:val="00EE2DA6"/>
    <w:pPr>
      <w:spacing w:line="259" w:lineRule="auto"/>
      <w:outlineLvl w:val="9"/>
    </w:pPr>
    <w:rPr>
      <w:lang w:val="es-MX" w:eastAsia="es-MX"/>
    </w:rPr>
  </w:style>
  <w:style w:type="paragraph" w:styleId="TDC3">
    <w:name w:val="toc 3"/>
    <w:basedOn w:val="Normal"/>
    <w:next w:val="Normal"/>
    <w:autoRedefine/>
    <w:uiPriority w:val="39"/>
    <w:rsid w:val="00EE2DA6"/>
    <w:pPr>
      <w:spacing w:after="100"/>
      <w:ind w:left="480"/>
    </w:pPr>
  </w:style>
  <w:style w:type="paragraph" w:styleId="TDC1">
    <w:name w:val="toc 1"/>
    <w:basedOn w:val="Normal"/>
    <w:next w:val="Normal"/>
    <w:autoRedefine/>
    <w:uiPriority w:val="39"/>
    <w:rsid w:val="00EE2DA6"/>
    <w:pPr>
      <w:spacing w:after="100"/>
    </w:pPr>
  </w:style>
  <w:style w:type="paragraph" w:styleId="TDC2">
    <w:name w:val="toc 2"/>
    <w:basedOn w:val="Normal"/>
    <w:next w:val="Normal"/>
    <w:autoRedefine/>
    <w:uiPriority w:val="39"/>
    <w:rsid w:val="00EE2DA6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EE2DA6"/>
    <w:rPr>
      <w:color w:val="0563C1" w:themeColor="hyperlink"/>
      <w:u w:val="single"/>
    </w:rPr>
  </w:style>
  <w:style w:type="character" w:styleId="nfasis">
    <w:name w:val="Emphasis"/>
    <w:basedOn w:val="Fuentedeprrafopredeter"/>
    <w:uiPriority w:val="20"/>
    <w:qFormat/>
    <w:rsid w:val="001D439B"/>
    <w:rPr>
      <w:i/>
      <w:iCs/>
    </w:rPr>
  </w:style>
  <w:style w:type="paragraph" w:styleId="Revisin">
    <w:name w:val="Revision"/>
    <w:hidden/>
    <w:uiPriority w:val="99"/>
    <w:semiHidden/>
    <w:rsid w:val="000E6F46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9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9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73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wmf"/><Relationship Id="rId17" Type="http://schemas.microsoft.com/office/2011/relationships/people" Target="people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2.jpeg"/><Relationship Id="rId19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E5E3FC-526D-4410-8ECC-618555FD79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641</TotalTime>
  <Pages>1</Pages>
  <Words>3928</Words>
  <Characters>21607</Characters>
  <Application>Microsoft Office Word</Application>
  <DocSecurity>0</DocSecurity>
  <Lines>180</Lines>
  <Paragraphs>50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INTRODUCCIÓN…………………………………………………………………</vt:lpstr>
    </vt:vector>
  </TitlesOfParts>
  <Company>The houze!</Company>
  <LinksUpToDate>false</LinksUpToDate>
  <CharactersWithSpaces>25485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INTRODUCCIÓN…………………………………………………………………</dc:title>
  <dc:subject/>
  <dc:creator>CAJA SOL</dc:creator>
  <cp:keywords/>
  <cp:lastModifiedBy>GHIA</cp:lastModifiedBy>
  <cp:revision>39</cp:revision>
  <cp:lastPrinted>2023-09-30T00:09:00Z</cp:lastPrinted>
  <dcterms:created xsi:type="dcterms:W3CDTF">2022-04-11T23:55:00Z</dcterms:created>
  <dcterms:modified xsi:type="dcterms:W3CDTF">2023-09-30T00:15:00Z</dcterms:modified>
</cp:coreProperties>
</file>